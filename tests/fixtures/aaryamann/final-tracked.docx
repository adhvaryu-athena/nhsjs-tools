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r w:rsidDel="00000000" w:rsidR="00000000" w:rsidRPr="00000000">
        <w:rPr>
          <w:rtl w:val="0"/>
        </w:rPr>
        <w:t xml:space="preserve">Do Global Forest Datasets Accurately Map Mangroves in Mumbai?</w:t>
      </w:r>
    </w:p>
    <w:p w:rsidR="00000000" w:rsidDel="00000000" w:rsidP="00000000" w:rsidRDefault="00000000" w:rsidRPr="00000000" w14:paraId="00000002">
      <w:pPr>
        <w:pStyle w:val="Heading2"/>
        <w:jc w:val="both"/>
        <w:rPr/>
      </w:pPr>
      <w:r w:rsidDel="00000000" w:rsidR="00000000" w:rsidRPr="00000000">
        <w:rPr>
          <w:rtl w:val="0"/>
        </w:rPr>
        <w:t xml:space="preserve">Abstract</w:t>
      </w:r>
    </w:p>
    <w:p w:rsidR="00000000" w:rsidDel="00000000" w:rsidP="00000000" w:rsidRDefault="00000000" w:rsidRPr="00000000" w14:paraId="00000003">
      <w:pPr>
        <w:jc w:val="both"/>
        <w:rPr/>
      </w:pPr>
      <w:sdt>
        <w:sdtPr>
          <w:id w:val="-1218098297"/>
          <w:tag w:val="goog_rdk_1"/>
        </w:sdtPr>
        <w:sdtContent>
          <w:ins w:author="Aaryamann Goenka" w:id="0" w:date="2026-05-02T07:03:07Z"/>
          <w:sdt>
            <w:sdtPr>
              <w:id w:val="897001463"/>
              <w:tag w:val="goog_rdk_2"/>
            </w:sdtPr>
            <w:sdtContent>
              <w:ins w:author="Aaryamann Goenka" w:id="0" w:date="2026-05-02T07:03:07Z">
                <w:r w:rsidDel="00000000" w:rsidR="00000000" w:rsidRPr="00000000">
                  <w:rPr>
                    <w:rtl w:val="0"/>
                    <w:rPrChange w:author="Aaryamann Goenka" w:id="1" w:date="2026-05-02T07:03:07Z">
                      <w:rPr/>
                    </w:rPrChange>
                  </w:rPr>
                  <w:t xml:space="preserve">Mangroves are specialised trees that provide significant carbon storage. They also play a crucial role in shoreline stabilization and natural flood protection, especially in densely populated cities like Mumbai. </w:t>
                </w:r>
              </w:ins>
            </w:sdtContent>
          </w:sdt>
          <w:ins w:author="Aaryamann Goenka" w:id="0" w:date="2026-05-02T07:03:07Z"/>
        </w:sdtContent>
      </w:sdt>
      <w:sdt>
        <w:sdtPr>
          <w:id w:val="830346394"/>
          <w:tag w:val="goog_rdk_3"/>
        </w:sdtPr>
        <w:sdtContent>
          <w:del w:author="Aaryamann Goenka" w:id="0" w:date="2026-05-02T07:03:07Z"/>
          <w:sdt>
            <w:sdtPr>
              <w:id w:val="1270169718"/>
              <w:tag w:val="goog_rdk_4"/>
            </w:sdtPr>
            <w:sdtContent>
              <w:del w:author="Aaryamann Goenka" w:id="0" w:date="2026-05-02T07:03:07Z">
                <w:r w:rsidDel="00000000" w:rsidR="00000000" w:rsidRPr="00000000">
                  <w:rPr>
                    <w:rtl w:val="0"/>
                    <w:rPrChange w:author="Aaryamann Goenka" w:id="1" w:date="2026-05-02T07:03:07Z">
                      <w:rPr>
                        <w:rFonts w:ascii="Times New Roman" w:cs="Times New Roman" w:eastAsia="Times New Roman" w:hAnsi="Times New Roman"/>
                        <w:sz w:val="24"/>
                        <w:szCs w:val="24"/>
                      </w:rPr>
                    </w:rPrChange>
                  </w:rPr>
                  <w:delText xml:space="preserve">Mangroves are essential specialised trees that provide carbon storage, shoreline stabilization, and natural flood protection, especially in densely populated cities like Mumbai. </w:delText>
                </w:r>
              </w:del>
            </w:sdtContent>
          </w:sdt>
          <w:del w:author="Aaryamann Goenka" w:id="0" w:date="2026-05-02T07:03:07Z"/>
        </w:sdtContent>
      </w:sdt>
      <w:r w:rsidDel="00000000" w:rsidR="00000000" w:rsidRPr="00000000">
        <w:rPr>
          <w:rFonts w:ascii="Times New Roman" w:cs="Times New Roman" w:eastAsia="Times New Roman" w:hAnsi="Times New Roman"/>
          <w:sz w:val="24"/>
          <w:szCs w:val="24"/>
          <w:rtl w:val="0"/>
        </w:rPr>
        <w:t xml:space="preserve">However, reported estimates of mangrove extent show differences depending on the datasets and classification methods used. The purpose of this study is to evaluate the differences between Hansen Global Forest Change(GFC) and Global Mangrove Watch(GMW), so that it can be determined whether these datasets accurately represent mangroves in Mumbai. This analysis was limited to the </w:t>
      </w:r>
      <w:sdt>
        <w:sdtPr>
          <w:id w:val="-983139488"/>
          <w:tag w:val="goog_rdk_5"/>
        </w:sdtPr>
        <w:sdtContent>
          <w:del w:author="Aaryamann Goenka" w:id="2" w:date="2026-04-29T08:22:57Z">
            <w:r w:rsidDel="00000000" w:rsidR="00000000" w:rsidRPr="00000000">
              <w:rPr>
                <w:rFonts w:ascii="Times New Roman" w:cs="Times New Roman" w:eastAsia="Times New Roman" w:hAnsi="Times New Roman"/>
                <w:sz w:val="24"/>
                <w:szCs w:val="24"/>
                <w:rtl w:val="0"/>
              </w:rPr>
              <w:delText xml:space="preserve">20N 070E region which includes</w:delText>
            </w:r>
          </w:del>
        </w:sdtContent>
      </w:sdt>
      <w:sdt>
        <w:sdtPr>
          <w:id w:val="-280135880"/>
          <w:tag w:val="goog_rdk_6"/>
        </w:sdtPr>
        <w:sdtContent>
          <w:ins w:author="Aaryamann Goenka" w:id="2" w:date="2026-04-29T08:22:57Z">
            <w:r w:rsidDel="00000000" w:rsidR="00000000" w:rsidRPr="00000000">
              <w:rPr>
                <w:rFonts w:ascii="Times New Roman" w:cs="Times New Roman" w:eastAsia="Times New Roman" w:hAnsi="Times New Roman"/>
                <w:sz w:val="24"/>
                <w:szCs w:val="24"/>
                <w:rtl w:val="0"/>
              </w:rPr>
              <w:t xml:space="preserve">Hansen 20N 070E tile and the merged GMW tiles N20E072 and N20E073, covering</w:t>
            </w:r>
          </w:ins>
        </w:sdtContent>
      </w:sdt>
      <w:r w:rsidDel="00000000" w:rsidR="00000000" w:rsidRPr="00000000">
        <w:rPr>
          <w:rFonts w:ascii="Times New Roman" w:cs="Times New Roman" w:eastAsia="Times New Roman" w:hAnsi="Times New Roman"/>
          <w:sz w:val="24"/>
          <w:szCs w:val="24"/>
          <w:rtl w:val="0"/>
        </w:rPr>
        <w:t xml:space="preserve"> Mumbai's </w:t>
      </w:r>
      <w:r w:rsidDel="00000000" w:rsidR="00000000" w:rsidRPr="00000000">
        <w:rPr>
          <w:rtl w:val="0"/>
        </w:rPr>
        <w:t xml:space="preserve">mangroves and</w:t>
      </w:r>
      <w:sdt>
        <w:sdtPr>
          <w:id w:val="169756354"/>
          <w:tag w:val="goog_rdk_7"/>
        </w:sdtPr>
        <w:sdtContent>
          <w:ins w:author="Aaryamann Goenka" w:id="3" w:date="2026-04-29T08:22:57Z">
            <w:r w:rsidDel="00000000" w:rsidR="00000000" w:rsidRPr="00000000">
              <w:rPr>
                <w:rFonts w:ascii="Times New Roman" w:cs="Times New Roman" w:eastAsia="Times New Roman" w:hAnsi="Times New Roman"/>
                <w:sz w:val="24"/>
                <w:szCs w:val="24"/>
                <w:rtl w:val="0"/>
              </w:rPr>
              <w:t xml:space="preserve"> the adjacent Thane Creek system</w:t>
            </w:r>
          </w:ins>
        </w:sdtContent>
      </w:sdt>
      <w:r w:rsidDel="00000000" w:rsidR="00000000" w:rsidRPr="00000000">
        <w:rPr>
          <w:rFonts w:ascii="Times New Roman" w:cs="Times New Roman" w:eastAsia="Times New Roman" w:hAnsi="Times New Roman"/>
          <w:sz w:val="24"/>
          <w:szCs w:val="24"/>
          <w:rtl w:val="0"/>
        </w:rPr>
        <w:t xml:space="preserve">. The methodology began by reprojecting the dataset images to EPSG:32643 coordinate system, with GMW being used as the </w:t>
      </w:r>
      <w:sdt>
        <w:sdtPr>
          <w:id w:val="1030353240"/>
          <w:tag w:val="goog_rdk_8"/>
        </w:sdtPr>
        <w:sdtContent>
          <w:del w:author="Aaryamann Goenka" w:id="4" w:date="2026-04-29T08:22:57Z">
            <w:r w:rsidDel="00000000" w:rsidR="00000000" w:rsidRPr="00000000">
              <w:rPr>
                <w:rFonts w:ascii="Times New Roman" w:cs="Times New Roman" w:eastAsia="Times New Roman" w:hAnsi="Times New Roman"/>
                <w:sz w:val="24"/>
                <w:szCs w:val="24"/>
                <w:rtl w:val="0"/>
              </w:rPr>
              <w:delText xml:space="preserve">baseline</w:delText>
            </w:r>
          </w:del>
        </w:sdtContent>
      </w:sdt>
      <w:sdt>
        <w:sdtPr>
          <w:id w:val="1010227623"/>
          <w:tag w:val="goog_rdk_9"/>
        </w:sdtPr>
        <w:sdtContent>
          <w:ins w:author="Aaryamann Goenka" w:id="4" w:date="2026-04-29T08:22:57Z">
            <w:r w:rsidDel="00000000" w:rsidR="00000000" w:rsidRPr="00000000">
              <w:rPr>
                <w:rFonts w:ascii="Times New Roman" w:cs="Times New Roman" w:eastAsia="Times New Roman" w:hAnsi="Times New Roman"/>
                <w:sz w:val="24"/>
                <w:szCs w:val="24"/>
                <w:rtl w:val="0"/>
              </w:rPr>
              <w:t xml:space="preserve">reference</w:t>
            </w:r>
          </w:ins>
        </w:sdtContent>
      </w:sdt>
      <w:r w:rsidDel="00000000" w:rsidR="00000000" w:rsidRPr="00000000">
        <w:rPr>
          <w:rFonts w:ascii="Times New Roman" w:cs="Times New Roman" w:eastAsia="Times New Roman" w:hAnsi="Times New Roman"/>
          <w:sz w:val="24"/>
          <w:szCs w:val="24"/>
          <w:rtl w:val="0"/>
        </w:rPr>
        <w:t xml:space="preserve"> mangrove mask. Within this mask, Hansen's </w:t>
      </w:r>
      <w:sdt>
        <w:sdtPr>
          <w:id w:val="168937739"/>
          <w:tag w:val="goog_rdk_10"/>
        </w:sdtPr>
        <w:sdtContent>
          <w:del w:author="Aaryamann Goenka" w:id="5" w:date="2026-04-29T08:22:57Z">
            <w:r w:rsidDel="00000000" w:rsidR="00000000" w:rsidRPr="00000000">
              <w:rPr>
                <w:rFonts w:ascii="Times New Roman" w:cs="Times New Roman" w:eastAsia="Times New Roman" w:hAnsi="Times New Roman"/>
                <w:sz w:val="24"/>
                <w:szCs w:val="24"/>
                <w:rtl w:val="0"/>
              </w:rPr>
              <w:delText xml:space="preserve">first and last year of detection data were analyzed</w:delText>
            </w:r>
          </w:del>
        </w:sdtContent>
      </w:sdt>
      <w:sdt>
        <w:sdtPr>
          <w:id w:val="-2108809925"/>
          <w:tag w:val="goog_rdk_11"/>
        </w:sdtPr>
        <w:sdtContent>
          <w:ins w:author="Aaryamann Goenka" w:id="5" w:date="2026-04-29T08:22:57Z">
            <w:r w:rsidDel="00000000" w:rsidR="00000000" w:rsidRPr="00000000">
              <w:rPr>
                <w:rFonts w:ascii="Times New Roman" w:cs="Times New Roman" w:eastAsia="Times New Roman" w:hAnsi="Times New Roman"/>
                <w:sz w:val="24"/>
                <w:szCs w:val="24"/>
                <w:rtl w:val="0"/>
              </w:rPr>
              <w:t xml:space="preserve">treecover2000, lossyear, and gain layers were used</w:t>
            </w:r>
          </w:ins>
        </w:sdtContent>
      </w:sdt>
      <w:r w:rsidDel="00000000" w:rsidR="00000000" w:rsidRPr="00000000">
        <w:rPr>
          <w:rFonts w:ascii="Times New Roman" w:cs="Times New Roman" w:eastAsia="Times New Roman" w:hAnsi="Times New Roman"/>
          <w:sz w:val="24"/>
          <w:szCs w:val="24"/>
          <w:rtl w:val="0"/>
        </w:rPr>
        <w:t xml:space="preserve"> to assess spatial agreement</w:t>
      </w:r>
      <w:r w:rsidDel="00000000" w:rsidR="00000000" w:rsidRPr="00000000">
        <w:rPr>
          <w:rtl w:val="0"/>
        </w:rPr>
        <w:t xml:space="preserve"> </w:t>
      </w:r>
      <w:sdt>
        <w:sdtPr>
          <w:id w:val="-1923545458"/>
          <w:tag w:val="goog_rdk_12"/>
        </w:sdtPr>
        <w:sdtContent>
          <w:del w:author="Aaryamann Goenka" w:id="6" w:date="2026-04-29T08:22:57Z">
            <w:r w:rsidDel="00000000" w:rsidR="00000000" w:rsidRPr="00000000">
              <w:rPr>
                <w:rFonts w:ascii="Times New Roman" w:cs="Times New Roman" w:eastAsia="Times New Roman" w:hAnsi="Times New Roman"/>
                <w:sz w:val="24"/>
                <w:szCs w:val="24"/>
                <w:rtl w:val="0"/>
              </w:rPr>
              <w:delText xml:space="preserve"> and persistence</w:delText>
            </w:r>
          </w:del>
        </w:sdtContent>
      </w:sdt>
      <w:sdt>
        <w:sdtPr>
          <w:id w:val="2062844413"/>
          <w:tag w:val="goog_rdk_13"/>
        </w:sdtPr>
        <w:sdtContent>
          <w:ins w:author="Aaryamann Goenka" w:id="6" w:date="2026-04-29T08:22:57Z">
            <w:r w:rsidDel="00000000" w:rsidR="00000000" w:rsidRPr="00000000">
              <w:rPr>
                <w:rFonts w:ascii="Times New Roman" w:cs="Times New Roman" w:eastAsia="Times New Roman" w:hAnsi="Times New Roman"/>
                <w:sz w:val="24"/>
                <w:szCs w:val="24"/>
                <w:rtl w:val="0"/>
              </w:rPr>
              <w:t xml:space="preserve">and forest stability</w:t>
            </w:r>
          </w:ins>
        </w:sdtContent>
      </w:sdt>
      <w:r w:rsidDel="00000000" w:rsidR="00000000" w:rsidRPr="00000000">
        <w:rPr>
          <w:rFonts w:ascii="Times New Roman" w:cs="Times New Roman" w:eastAsia="Times New Roman" w:hAnsi="Times New Roman"/>
          <w:sz w:val="24"/>
          <w:szCs w:val="24"/>
          <w:rtl w:val="0"/>
        </w:rPr>
        <w:t xml:space="preserve">. Results show that </w:t>
      </w:r>
      <w:sdt>
        <w:sdtPr>
          <w:id w:val="1948042141"/>
          <w:tag w:val="goog_rdk_14"/>
        </w:sdtPr>
        <w:sdtContent>
          <w:del w:author="Aaryamann Goenka" w:id="7" w:date="2026-04-29T08:22:57Z">
            <w:r w:rsidDel="00000000" w:rsidR="00000000" w:rsidRPr="00000000">
              <w:rPr>
                <w:rFonts w:ascii="Times New Roman" w:cs="Times New Roman" w:eastAsia="Times New Roman" w:hAnsi="Times New Roman"/>
                <w:sz w:val="24"/>
                <w:szCs w:val="24"/>
                <w:rtl w:val="0"/>
              </w:rPr>
              <w:delText xml:space="preserve">92% of GMW mangroves were detected as forest at least once in GFC; however, no pixels were classified as persistent forest and rather only temporary forest, with pixels having a median detection duration near zero years</w:delText>
            </w:r>
          </w:del>
        </w:sdtContent>
      </w:sdt>
      <w:sdt>
        <w:sdtPr>
          <w:id w:val="-256455101"/>
          <w:tag w:val="goog_rdk_15"/>
        </w:sdtPr>
        <w:sdtContent>
          <w:ins w:author="Aaryamann Goenka" w:id="7" w:date="2026-04-29T08:22:57Z">
            <w:r w:rsidDel="00000000" w:rsidR="00000000" w:rsidRPr="00000000">
              <w:rPr>
                <w:rFonts w:ascii="Times New Roman" w:cs="Times New Roman" w:eastAsia="Times New Roman" w:hAnsi="Times New Roman"/>
                <w:sz w:val="24"/>
                <w:szCs w:val="24"/>
                <w:rtl w:val="0"/>
              </w:rPr>
              <w:t xml:space="preserve">approximately 17.5% of GMW pixels are classified as persistent forest in Hansen and 82.5% as never forest, with detected loss within the mangrove mask effectively absent (14 pixels, ≈0.07 ha)</w:t>
            </w:r>
          </w:ins>
        </w:sdtContent>
      </w:sdt>
      <w:r w:rsidDel="00000000" w:rsidR="00000000" w:rsidRPr="00000000">
        <w:rPr>
          <w:rFonts w:ascii="Times New Roman" w:cs="Times New Roman" w:eastAsia="Times New Roman" w:hAnsi="Times New Roman"/>
          <w:sz w:val="24"/>
          <w:szCs w:val="24"/>
          <w:rtl w:val="0"/>
        </w:rPr>
        <w:t xml:space="preserve">. </w:t>
      </w:r>
      <w:sdt>
        <w:sdtPr>
          <w:id w:val="-1816404884"/>
          <w:tag w:val="goog_rdk_16"/>
        </w:sdtPr>
        <w:sdtContent>
          <w:del w:author="Aaryamann Goenka" w:id="8" w:date="2026-04-29T08:22:57Z">
            <w:r w:rsidDel="00000000" w:rsidR="00000000" w:rsidRPr="00000000">
              <w:rPr>
                <w:rFonts w:ascii="Times New Roman" w:cs="Times New Roman" w:eastAsia="Times New Roman" w:hAnsi="Times New Roman"/>
                <w:sz w:val="24"/>
                <w:szCs w:val="24"/>
                <w:rtl w:val="0"/>
              </w:rPr>
              <w:delText xml:space="preserve">This result is scientifically suspicious and suggests the unstable forest signals within mangrove regions likely caused by tidal effects, phenology, or canopy structure.</w:delText>
            </w:r>
          </w:del>
        </w:sdtContent>
      </w:sdt>
      <w:sdt>
        <w:sdtPr>
          <w:id w:val="-1655911501"/>
          <w:tag w:val="goog_rdk_17"/>
        </w:sdtPr>
        <w:sdtContent>
          <w:ins w:author="Aaryamann Goenka" w:id="8" w:date="2026-04-29T08:22:57Z">
            <w:r w:rsidDel="00000000" w:rsidR="00000000" w:rsidRPr="00000000">
              <w:rPr>
                <w:rFonts w:ascii="Times New Roman" w:cs="Times New Roman" w:eastAsia="Times New Roman" w:hAnsi="Times New Roman"/>
                <w:sz w:val="24"/>
                <w:szCs w:val="24"/>
                <w:rtl w:val="0"/>
              </w:rPr>
              <w:t xml:space="preserve">This pattern suggests Hansen captures the dense interior mangrove canopy but misses the majority of GMW pixels along sparse fringes and narrow tidal channels, likely due to the 10% canopy threshold combined with optical-sensing limitations in intertidal environments.</w:t>
            </w:r>
          </w:ins>
        </w:sdtContent>
      </w:sdt>
      <w:r w:rsidDel="00000000" w:rsidR="00000000" w:rsidRPr="00000000">
        <w:rPr>
          <w:rFonts w:ascii="Times New Roman" w:cs="Times New Roman" w:eastAsia="Times New Roman" w:hAnsi="Times New Roman"/>
          <w:sz w:val="24"/>
          <w:szCs w:val="24"/>
          <w:rtl w:val="0"/>
        </w:rPr>
        <w:t xml:space="preserve"> These findings suggest that Hansen </w:t>
      </w:r>
      <w:sdt>
        <w:sdtPr>
          <w:id w:val="1549718373"/>
          <w:tag w:val="goog_rdk_18"/>
        </w:sdtPr>
        <w:sdtContent>
          <w:del w:author="Aaryamann Goenka" w:id="9" w:date="2026-04-29T08:22:57Z">
            <w:r w:rsidDel="00000000" w:rsidR="00000000" w:rsidRPr="00000000">
              <w:rPr>
                <w:rFonts w:ascii="Times New Roman" w:cs="Times New Roman" w:eastAsia="Times New Roman" w:hAnsi="Times New Roman"/>
                <w:sz w:val="24"/>
                <w:szCs w:val="24"/>
                <w:rtl w:val="0"/>
              </w:rPr>
              <w:delText xml:space="preserve">can detect mangroves, but with unstable short lasting signals</w:delText>
            </w:r>
          </w:del>
        </w:sdtContent>
      </w:sdt>
      <w:sdt>
        <w:sdtPr>
          <w:id w:val="-2055599673"/>
          <w:tag w:val="goog_rdk_19"/>
        </w:sdtPr>
        <w:sdtContent>
          <w:ins w:author="Aaryamann Goenka" w:id="9" w:date="2026-04-29T08:22:57Z">
            <w:r w:rsidDel="00000000" w:rsidR="00000000" w:rsidRPr="00000000">
              <w:rPr>
                <w:rFonts w:ascii="Times New Roman" w:cs="Times New Roman" w:eastAsia="Times New Roman" w:hAnsi="Times New Roman"/>
                <w:sz w:val="24"/>
                <w:szCs w:val="24"/>
                <w:rtl w:val="0"/>
              </w:rPr>
              <w:t xml:space="preserve">and GMW disagree systematically under this workflow, though without field validation this disagreement cannot be read as evidence that either product is more accurate</w:t>
            </w:r>
          </w:ins>
        </w:sdtContent>
      </w:sdt>
      <w:r w:rsidDel="00000000" w:rsidR="00000000" w:rsidRPr="00000000">
        <w:rPr>
          <w:rFonts w:ascii="Times New Roman" w:cs="Times New Roman" w:eastAsia="Times New Roman" w:hAnsi="Times New Roman"/>
          <w:sz w:val="24"/>
          <w:szCs w:val="24"/>
          <w:rtl w:val="0"/>
        </w:rPr>
        <w:t xml:space="preserve">. Datasets such as GMW, which incorporate radar data and greater coastal parameters, </w:t>
      </w:r>
      <w:sdt>
        <w:sdtPr>
          <w:id w:val="2036845250"/>
          <w:tag w:val="goog_rdk_20"/>
        </w:sdtPr>
        <w:sdtContent>
          <w:del w:author="Aaryamann Goenka" w:id="10" w:date="2026-04-29T08:22:57Z">
            <w:r w:rsidDel="00000000" w:rsidR="00000000" w:rsidRPr="00000000">
              <w:rPr>
                <w:rFonts w:ascii="Times New Roman" w:cs="Times New Roman" w:eastAsia="Times New Roman" w:hAnsi="Times New Roman"/>
                <w:sz w:val="24"/>
                <w:szCs w:val="24"/>
                <w:rtl w:val="0"/>
              </w:rPr>
              <w:delText xml:space="preserve">are more suitable for</w:delText>
            </w:r>
          </w:del>
        </w:sdtContent>
      </w:sdt>
      <w:sdt>
        <w:sdtPr>
          <w:id w:val="742278999"/>
          <w:tag w:val="goog_rdk_21"/>
        </w:sdtPr>
        <w:sdtContent>
          <w:ins w:author="Aaryamann Goenka" w:id="10" w:date="2026-04-29T08:22:57Z">
            <w:r w:rsidDel="00000000" w:rsidR="00000000" w:rsidRPr="00000000">
              <w:rPr>
                <w:rFonts w:ascii="Times New Roman" w:cs="Times New Roman" w:eastAsia="Times New Roman" w:hAnsi="Times New Roman"/>
                <w:sz w:val="24"/>
                <w:szCs w:val="24"/>
                <w:rtl w:val="0"/>
              </w:rPr>
              <w:t xml:space="preserve">may provide more direct coverage for</w:t>
            </w:r>
          </w:ins>
        </w:sdtContent>
      </w:sdt>
      <w:r w:rsidDel="00000000" w:rsidR="00000000" w:rsidRPr="00000000">
        <w:rPr>
          <w:rFonts w:ascii="Times New Roman" w:cs="Times New Roman" w:eastAsia="Times New Roman" w:hAnsi="Times New Roman"/>
          <w:sz w:val="24"/>
          <w:szCs w:val="24"/>
          <w:rtl w:val="0"/>
        </w:rPr>
        <w:t xml:space="preserve"> extent mapping and for identifying mangrove zones.</w:t>
      </w:r>
      <w:r w:rsidDel="00000000" w:rsidR="00000000" w:rsidRPr="00000000">
        <w:rPr>
          <w:rtl w:val="0"/>
        </w:rPr>
      </w:r>
    </w:p>
    <w:p w:rsidR="00000000" w:rsidDel="00000000" w:rsidP="00000000" w:rsidRDefault="00000000" w:rsidRPr="00000000" w14:paraId="00000004">
      <w:pPr>
        <w:jc w:val="both"/>
        <w:rPr/>
      </w:pPr>
      <w:r w:rsidDel="00000000" w:rsidR="00000000" w:rsidRPr="00000000">
        <w:rPr>
          <w:rFonts w:ascii="Times New Roman" w:cs="Times New Roman" w:eastAsia="Times New Roman" w:hAnsi="Times New Roman"/>
          <w:sz w:val="24"/>
          <w:szCs w:val="24"/>
          <w:rtl w:val="0"/>
        </w:rPr>
        <w:t xml:space="preserve">Keywords: mangroves; Mumbai; Global Mangrove Watch; Hansen GFC; raster alignment; remote sensing</w:t>
      </w:r>
      <w:r w:rsidDel="00000000" w:rsidR="00000000" w:rsidRPr="00000000">
        <w:rPr>
          <w:rtl w:val="0"/>
        </w:rPr>
      </w:r>
    </w:p>
    <w:p w:rsidR="00000000" w:rsidDel="00000000" w:rsidP="00000000" w:rsidRDefault="00000000" w:rsidRPr="00000000" w14:paraId="00000005">
      <w:pPr>
        <w:pStyle w:val="Heading2"/>
        <w:jc w:val="both"/>
        <w:rPr/>
      </w:pPr>
      <w:r w:rsidDel="00000000" w:rsidR="00000000" w:rsidRPr="00000000">
        <w:rPr>
          <w:rtl w:val="0"/>
        </w:rPr>
        <w:t xml:space="preserve">Introduction</w:t>
      </w:r>
    </w:p>
    <w:p w:rsidR="00000000" w:rsidDel="00000000" w:rsidP="00000000" w:rsidRDefault="00000000" w:rsidRPr="00000000" w14:paraId="00000006">
      <w:pPr>
        <w:jc w:val="both"/>
        <w:rPr/>
      </w:pPr>
      <w:r w:rsidDel="00000000" w:rsidR="00000000" w:rsidRPr="00000000">
        <w:rPr>
          <w:rFonts w:ascii="Times New Roman" w:cs="Times New Roman" w:eastAsia="Times New Roman" w:hAnsi="Times New Roman"/>
          <w:sz w:val="24"/>
          <w:szCs w:val="24"/>
          <w:rtl w:val="0"/>
        </w:rPr>
        <w:t xml:space="preserve">Mangroves are specialised trees and shrubs that grow in saline water in intertidal zones. They </w:t>
      </w:r>
      <w:sdt>
        <w:sdtPr>
          <w:id w:val="-171066842"/>
          <w:tag w:val="goog_rdk_22"/>
        </w:sdtPr>
        <w:sdtContent>
          <w:del w:author="Aaryamann Goenka" w:id="11" w:date="2026-04-29T08:22:57Z">
            <w:r w:rsidDel="00000000" w:rsidR="00000000" w:rsidRPr="00000000">
              <w:rPr>
                <w:rFonts w:ascii="Times New Roman" w:cs="Times New Roman" w:eastAsia="Times New Roman" w:hAnsi="Times New Roman"/>
                <w:sz w:val="24"/>
                <w:szCs w:val="24"/>
                <w:rtl w:val="0"/>
              </w:rPr>
              <w:delText xml:space="preserve">are characterized by: high</w:delText>
            </w:r>
          </w:del>
        </w:sdtContent>
      </w:sdt>
      <w:sdt>
        <w:sdtPr>
          <w:id w:val="-372819031"/>
          <w:tag w:val="goog_rdk_23"/>
        </w:sdtPr>
        <w:sdtContent>
          <w:ins w:author="Aaryamann Goenka" w:id="11" w:date="2026-04-29T08:22:57Z">
            <w:r w:rsidDel="00000000" w:rsidR="00000000" w:rsidRPr="00000000">
              <w:rPr>
                <w:rFonts w:ascii="Times New Roman" w:cs="Times New Roman" w:eastAsia="Times New Roman" w:hAnsi="Times New Roman"/>
                <w:sz w:val="24"/>
                <w:szCs w:val="24"/>
                <w:rtl w:val="0"/>
              </w:rPr>
              <w:t xml:space="preserve">have high</w:t>
            </w:r>
          </w:ins>
        </w:sdtContent>
      </w:sdt>
      <w:r w:rsidDel="00000000" w:rsidR="00000000" w:rsidRPr="00000000">
        <w:rPr>
          <w:rFonts w:ascii="Times New Roman" w:cs="Times New Roman" w:eastAsia="Times New Roman" w:hAnsi="Times New Roman"/>
          <w:sz w:val="24"/>
          <w:szCs w:val="24"/>
          <w:rtl w:val="0"/>
        </w:rPr>
        <w:t xml:space="preserve"> carbon dioxide retention capabilities </w:t>
      </w:r>
      <w:sdt>
        <w:sdtPr>
          <w:id w:val="817118833"/>
          <w:tag w:val="goog_rdk_24"/>
        </w:sdtPr>
        <w:sdtContent>
          <w:ins w:author="Aaryamann Goenka" w:id="12" w:date="2026-04-29T08:22:57Z">
            <w:r w:rsidDel="00000000" w:rsidR="00000000" w:rsidRPr="00000000">
              <w:rPr>
                <w:rFonts w:ascii="Times New Roman" w:cs="Times New Roman" w:eastAsia="Times New Roman" w:hAnsi="Times New Roman"/>
                <w:sz w:val="24"/>
                <w:szCs w:val="24"/>
                <w:rtl w:val="0"/>
              </w:rPr>
              <w:t xml:space="preserve">as well as</w:t>
            </w:r>
          </w:ins>
        </w:sdtContent>
      </w:sdt>
      <w:r w:rsidDel="00000000" w:rsidR="00000000" w:rsidRPr="00000000">
        <w:rPr>
          <w:rFonts w:ascii="Times New Roman" w:cs="Times New Roman" w:eastAsia="Times New Roman" w:hAnsi="Times New Roman"/>
          <w:sz w:val="24"/>
          <w:szCs w:val="24"/>
          <w:rtl w:val="0"/>
        </w:rPr>
        <w:t xml:space="preserve"> strong, stilt-like roots that help them survive in muddy and changing water levels, making them one of the most </w:t>
      </w:r>
      <w:sdt>
        <w:sdtPr>
          <w:id w:val="1634585072"/>
          <w:tag w:val="goog_rdk_25"/>
        </w:sdtPr>
        <w:sdtContent>
          <w:ins w:author="Aaryamann Goenka" w:id="13" w:date="2026-05-02T07:04:42Z"/>
          <w:sdt>
            <w:sdtPr>
              <w:id w:val="398700822"/>
              <w:tag w:val="goog_rdk_26"/>
            </w:sdtPr>
            <w:sdtContent>
              <w:ins w:author="Aaryamann Goenka" w:id="13" w:date="2026-05-02T07:04:42Z">
                <w:r w:rsidDel="00000000" w:rsidR="00000000" w:rsidRPr="00000000">
                  <w:rPr>
                    <w:rtl w:val="0"/>
                    <w:rPrChange w:author="Aaryamann Goenka" w:id="14" w:date="2026-05-02T07:04:42Z">
                      <w:rPr>
                        <w:rFonts w:ascii="Times New Roman" w:cs="Times New Roman" w:eastAsia="Times New Roman" w:hAnsi="Times New Roman"/>
                        <w:sz w:val="24"/>
                        <w:szCs w:val="24"/>
                      </w:rPr>
                    </w:rPrChange>
                  </w:rPr>
                  <w:t xml:space="preserve">important </w:t>
                </w:r>
              </w:ins>
            </w:sdtContent>
          </w:sdt>
          <w:ins w:author="Aaryamann Goenka" w:id="13" w:date="2026-05-02T07:04:42Z"/>
        </w:sdtContent>
      </w:sdt>
      <w:sdt>
        <w:sdtPr>
          <w:id w:val="-299573116"/>
          <w:tag w:val="goog_rdk_27"/>
        </w:sdtPr>
        <w:sdtContent>
          <w:del w:author="Aaryamann Goenka" w:id="13" w:date="2026-05-02T07:04:42Z"/>
          <w:sdt>
            <w:sdtPr>
              <w:id w:val="2128306412"/>
              <w:tag w:val="goog_rdk_28"/>
            </w:sdtPr>
            <w:sdtContent>
              <w:del w:author="Aaryamann Goenka" w:id="13" w:date="2026-05-02T07:04:42Z">
                <w:r w:rsidDel="00000000" w:rsidR="00000000" w:rsidRPr="00000000">
                  <w:rPr>
                    <w:rtl w:val="0"/>
                    <w:rPrChange w:author="Aaryamann Goenka" w:id="14" w:date="2026-05-02T07:04:42Z">
                      <w:rPr>
                        <w:rFonts w:ascii="Times New Roman" w:cs="Times New Roman" w:eastAsia="Times New Roman" w:hAnsi="Times New Roman"/>
                        <w:sz w:val="24"/>
                        <w:szCs w:val="24"/>
                      </w:rPr>
                    </w:rPrChange>
                  </w:rPr>
                  <w:delText xml:space="preserve">essential </w:delText>
                </w:r>
              </w:del>
            </w:sdtContent>
          </w:sdt>
          <w:del w:author="Aaryamann Goenka" w:id="13" w:date="2026-05-02T07:04:42Z"/>
        </w:sdtContent>
      </w:sdt>
      <w:r w:rsidDel="00000000" w:rsidR="00000000" w:rsidRPr="00000000">
        <w:rPr>
          <w:rFonts w:ascii="Times New Roman" w:cs="Times New Roman" w:eastAsia="Times New Roman" w:hAnsi="Times New Roman"/>
          <w:sz w:val="24"/>
          <w:szCs w:val="24"/>
          <w:rtl w:val="0"/>
        </w:rPr>
        <w:t xml:space="preserve">coastal </w:t>
      </w:r>
      <w:sdt>
        <w:sdtPr>
          <w:id w:val="-161445480"/>
          <w:tag w:val="goog_rdk_29"/>
        </w:sdtPr>
        <w:sdtContent>
          <w:ins w:author="Aaryamann Goenka" w:id="15" w:date="2026-05-02T07:04:46Z"/>
          <w:sdt>
            <w:sdtPr>
              <w:id w:val="837949452"/>
              <w:tag w:val="goog_rdk_30"/>
            </w:sdtPr>
            <w:sdtContent>
              <w:ins w:author="Aaryamann Goenka" w:id="15" w:date="2026-05-02T07:04:46Z">
                <w:r w:rsidDel="00000000" w:rsidR="00000000" w:rsidRPr="00000000">
                  <w:rPr>
                    <w:rtl w:val="0"/>
                    <w:rPrChange w:author="Aaryamann Goenka" w:id="16" w:date="2026-05-02T07:04:46Z">
                      <w:rPr>
                        <w:rFonts w:ascii="Times New Roman" w:cs="Times New Roman" w:eastAsia="Times New Roman" w:hAnsi="Times New Roman"/>
                        <w:sz w:val="24"/>
                        <w:szCs w:val="24"/>
                      </w:rPr>
                    </w:rPrChange>
                  </w:rPr>
                  <w:t xml:space="preserve">habitats </w:t>
                </w:r>
              </w:ins>
            </w:sdtContent>
          </w:sdt>
          <w:ins w:author="Aaryamann Goenka" w:id="15" w:date="2026-05-02T07:04:46Z"/>
        </w:sdtContent>
      </w:sdt>
      <w:sdt>
        <w:sdtPr>
          <w:id w:val="1138748501"/>
          <w:tag w:val="goog_rdk_31"/>
        </w:sdtPr>
        <w:sdtContent>
          <w:del w:author="Aaryamann Goenka" w:id="15" w:date="2026-05-02T07:04:46Z"/>
          <w:sdt>
            <w:sdtPr>
              <w:id w:val="345460848"/>
              <w:tag w:val="goog_rdk_32"/>
            </w:sdtPr>
            <w:sdtContent>
              <w:del w:author="Aaryamann Goenka" w:id="15" w:date="2026-05-02T07:04:46Z">
                <w:r w:rsidDel="00000000" w:rsidR="00000000" w:rsidRPr="00000000">
                  <w:rPr>
                    <w:rtl w:val="0"/>
                    <w:rPrChange w:author="Aaryamann Goenka" w:id="16" w:date="2026-05-02T07:04:46Z">
                      <w:rPr>
                        <w:rFonts w:ascii="Times New Roman" w:cs="Times New Roman" w:eastAsia="Times New Roman" w:hAnsi="Times New Roman"/>
                        <w:sz w:val="24"/>
                        <w:szCs w:val="24"/>
                      </w:rPr>
                    </w:rPrChange>
                  </w:rPr>
                  <w:delText xml:space="preserve">ecosystems </w:delText>
                </w:r>
              </w:del>
            </w:sdtContent>
          </w:sdt>
          <w:del w:author="Aaryamann Goenka" w:id="15" w:date="2026-05-02T07:04:46Z"/>
        </w:sdtContent>
      </w:sdt>
      <w:r w:rsidDel="00000000" w:rsidR="00000000" w:rsidRPr="00000000">
        <w:rPr>
          <w:rFonts w:ascii="Times New Roman" w:cs="Times New Roman" w:eastAsia="Times New Roman" w:hAnsi="Times New Roman"/>
          <w:sz w:val="24"/>
          <w:szCs w:val="24"/>
          <w:rtl w:val="0"/>
        </w:rPr>
        <w:t xml:space="preserve">around the world.</w:t>
      </w:r>
      <w:r w:rsidDel="00000000" w:rsidR="00000000" w:rsidRPr="00000000">
        <w:rPr>
          <w:rtl w:val="0"/>
        </w:rPr>
      </w:r>
    </w:p>
    <w:sdt>
      <w:sdtPr>
        <w:id w:val="997775933"/>
        <w:tag w:val="goog_rdk_42"/>
      </w:sdtPr>
      <w:sdtContent>
        <w:p w:rsidR="00000000" w:rsidDel="00000000" w:rsidP="00000000" w:rsidRDefault="00000000" w:rsidRPr="00000000" w14:paraId="00000007">
          <w:pPr>
            <w:jc w:val="both"/>
            <w:rPr>
              <w:ins w:author="Aaryamann Goenka" w:id="17" w:date="2026-05-02T06:55:59Z"/>
              <w:rPrChange w:author="Aaryamann Goenka" w:id="18" w:date="2026-05-02T06:55:59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sz w:val="24"/>
              <w:szCs w:val="24"/>
              <w:rtl w:val="0"/>
            </w:rPr>
            <w:t xml:space="preserve">They are extremely effective carbon sinks, storing around 1000 tonnes of carbon per hectare</w:t>
          </w:r>
          <w:sdt>
            <w:sdtPr>
              <w:id w:val="-1859302559"/>
              <w:tag w:val="goog_rdk_33"/>
            </w:sdtPr>
            <w:sdtContent>
              <w:ins w:author="Aaryamann Goenka" w:id="17" w:date="2026-05-02T06:55:59Z"/>
              <w:sdt>
                <w:sdtPr>
                  <w:id w:val="2093594411"/>
                  <w:tag w:val="goog_rdk_34"/>
                </w:sdtPr>
                <w:sdtContent>
                  <w:ins w:author="Aaryamann Goenka" w:id="17" w:date="2026-05-02T06:55:59Z">
                    <w:r w:rsidDel="00000000" w:rsidR="00000000" w:rsidRPr="00000000">
                      <w:rPr>
                        <w:rtl w:val="0"/>
                        <w:rPrChange w:author="Aaryamann Goenka" w:id="18" w:date="2026-05-02T06:55:59Z">
                          <w:rPr>
                            <w:rFonts w:ascii="Times New Roman" w:cs="Times New Roman" w:eastAsia="Times New Roman" w:hAnsi="Times New Roman"/>
                            <w:sz w:val="24"/>
                            <w:szCs w:val="24"/>
                          </w:rPr>
                        </w:rPrChange>
                      </w:rPr>
                      <w:t xml:space="preserve">; T</w:t>
                    </w:r>
                  </w:ins>
                </w:sdtContent>
              </w:sdt>
              <w:ins w:author="Aaryamann Goenka" w:id="17" w:date="2026-05-02T06:55:59Z">
                <w:sdt>
                  <w:sdtPr>
                    <w:id w:val="-1705821246"/>
                    <w:tag w:val="goog_rdk_35"/>
                  </w:sdtPr>
                  <w:sdtContent>
                    <w:r w:rsidDel="00000000" w:rsidR="00000000" w:rsidRPr="00000000">
                      <w:rPr>
                        <w:rtl w:val="0"/>
                        <w:rPrChange w:author="Aaryamann Goenka" w:id="18" w:date="2026-05-02T06:55:59Z">
                          <w:rPr>
                            <w:rFonts w:ascii="Times New Roman" w:cs="Times New Roman" w:eastAsia="Times New Roman" w:hAnsi="Times New Roman"/>
                            <w:sz w:val="24"/>
                            <w:szCs w:val="24"/>
                          </w:rPr>
                        </w:rPrChange>
                      </w:rPr>
                      <w:t xml:space="preserve">hey can contain up to four times higher carbon stocks than </w:t>
                    </w:r>
                  </w:sdtContent>
                </w:sdt>
                <w:sdt>
                  <w:sdtPr>
                    <w:id w:val="184412774"/>
                    <w:tag w:val="goog_rdk_36"/>
                  </w:sdtPr>
                  <w:sdtContent>
                    <w:r w:rsidDel="00000000" w:rsidR="00000000" w:rsidRPr="00000000">
                      <w:rPr>
                        <w:rtl w:val="0"/>
                        <w:rPrChange w:author="Aaryamann Goenka" w:id="18" w:date="2026-05-02T06:55:59Z">
                          <w:rPr>
                            <w:rFonts w:ascii="Times New Roman" w:cs="Times New Roman" w:eastAsia="Times New Roman" w:hAnsi="Times New Roman"/>
                            <w:sz w:val="24"/>
                            <w:szCs w:val="24"/>
                          </w:rPr>
                        </w:rPrChange>
                      </w:rPr>
                      <w:t xml:space="preserve">terrestrial</w:t>
                    </w:r>
                  </w:sdtContent>
                </w:sdt>
                <w:sdt>
                  <w:sdtPr>
                    <w:id w:val="-1065968048"/>
                    <w:tag w:val="goog_rdk_37"/>
                  </w:sdtPr>
                  <w:sdtContent>
                    <w:r w:rsidDel="00000000" w:rsidR="00000000" w:rsidRPr="00000000">
                      <w:rPr>
                        <w:rtl w:val="0"/>
                        <w:rPrChange w:author="Aaryamann Goenka" w:id="18" w:date="2026-05-02T06:55:59Z">
                          <w:rPr>
                            <w:rFonts w:ascii="Times New Roman" w:cs="Times New Roman" w:eastAsia="Times New Roman" w:hAnsi="Times New Roman"/>
                            <w:sz w:val="24"/>
                            <w:szCs w:val="24"/>
                          </w:rPr>
                        </w:rPrChange>
                      </w:rPr>
                      <w:t xml:space="preserve"> forests due to large </w:t>
                    </w:r>
                  </w:sdtContent>
                </w:sdt>
                <w:sdt>
                  <w:sdtPr>
                    <w:id w:val="-914715124"/>
                    <w:tag w:val="goog_rdk_38"/>
                  </w:sdtPr>
                  <w:sdtContent>
                    <w:r w:rsidDel="00000000" w:rsidR="00000000" w:rsidRPr="00000000">
                      <w:rPr>
                        <w:rtl w:val="0"/>
                        <w:rPrChange w:author="Aaryamann Goenka" w:id="18" w:date="2026-05-02T06:55:59Z">
                          <w:rPr>
                            <w:rFonts w:ascii="Times New Roman" w:cs="Times New Roman" w:eastAsia="Times New Roman" w:hAnsi="Times New Roman"/>
                            <w:sz w:val="24"/>
                            <w:szCs w:val="24"/>
                          </w:rPr>
                        </w:rPrChange>
                      </w:rPr>
                      <w:t xml:space="preserve">underground</w:t>
                    </w:r>
                  </w:sdtContent>
                </w:sdt>
                <w:sdt>
                  <w:sdtPr>
                    <w:id w:val="486087541"/>
                    <w:tag w:val="goog_rdk_39"/>
                  </w:sdtPr>
                  <w:sdtContent>
                    <w:r w:rsidDel="00000000" w:rsidR="00000000" w:rsidRPr="00000000">
                      <w:rPr>
                        <w:rtl w:val="0"/>
                        <w:rPrChange w:author="Aaryamann Goenka" w:id="18" w:date="2026-05-02T06:55:59Z">
                          <w:rPr>
                            <w:rFonts w:ascii="Times New Roman" w:cs="Times New Roman" w:eastAsia="Times New Roman" w:hAnsi="Times New Roman"/>
                            <w:sz w:val="24"/>
                            <w:szCs w:val="24"/>
                          </w:rPr>
                        </w:rPrChange>
                      </w:rPr>
                      <w:t xml:space="preserve"> and soil carbon pools</w:t>
                    </w:r>
                  </w:sdtContent>
                </w:sdt>
                <w:sdt>
                  <w:sdtPr>
                    <w:id w:val="-136502933"/>
                    <w:tag w:val="goog_rdk_40"/>
                  </w:sdtPr>
                  <w:sdtContent>
                    <w:r w:rsidDel="00000000" w:rsidR="00000000" w:rsidRPr="00000000">
                      <w:rPr>
                        <w:vertAlign w:val="superscript"/>
                        <w:rtl w:val="0"/>
                        <w:rPrChange w:author="Aaryamann Goenka" w:id="18" w:date="2026-05-02T06:55:59Z">
                          <w:rPr>
                            <w:rFonts w:ascii="Times New Roman" w:cs="Times New Roman" w:eastAsia="Times New Roman" w:hAnsi="Times New Roman"/>
                            <w:sz w:val="24"/>
                            <w:szCs w:val="24"/>
                            <w:vertAlign w:val="superscript"/>
                          </w:rPr>
                        </w:rPrChange>
                      </w:rPr>
                      <w:t xml:space="preserve">1</w:t>
                    </w:r>
                  </w:sdtContent>
                </w:sdt>
                <w:sdt>
                  <w:sdtPr>
                    <w:id w:val="549464223"/>
                    <w:tag w:val="goog_rdk_41"/>
                  </w:sdtPr>
                  <w:sdtContent>
                    <w:r w:rsidDel="00000000" w:rsidR="00000000" w:rsidRPr="00000000">
                      <w:rPr>
                        <w:rtl w:val="0"/>
                        <w:rPrChange w:author="Aaryamann Goenka" w:id="18" w:date="2026-05-02T06:55:59Z">
                          <w:rPr>
                            <w:rFonts w:ascii="Times New Roman" w:cs="Times New Roman" w:eastAsia="Times New Roman" w:hAnsi="Times New Roman"/>
                            <w:sz w:val="24"/>
                            <w:szCs w:val="24"/>
                          </w:rPr>
                        </w:rPrChange>
                      </w:rPr>
                      <w:t xml:space="preserve">.</w:t>
                    </w:r>
                  </w:sdtContent>
                </w:sdt>
              </w:ins>
            </w:sdtContent>
          </w:sdt>
        </w:p>
      </w:sdtContent>
    </w:sdt>
    <w:p w:rsidR="00000000" w:rsidDel="00000000" w:rsidP="00000000" w:rsidRDefault="00000000" w:rsidRPr="00000000" w14:paraId="00000008">
      <w:pPr>
        <w:jc w:val="both"/>
        <w:rPr/>
      </w:pPr>
      <w:sdt>
        <w:sdtPr>
          <w:id w:val="-1250884718"/>
          <w:tag w:val="goog_rdk_44"/>
        </w:sdtPr>
        <w:sdtContent>
          <w:del w:author="Aaryamann Goenka" w:id="17" w:date="2026-05-02T06:55:59Z">
            <w:r w:rsidDel="00000000" w:rsidR="00000000" w:rsidRPr="00000000">
              <w:rPr>
                <w:rFonts w:ascii="Times New Roman" w:cs="Times New Roman" w:eastAsia="Times New Roman" w:hAnsi="Times New Roman"/>
                <w:sz w:val="24"/>
                <w:szCs w:val="24"/>
                <w:rtl w:val="0"/>
              </w:rPr>
              <w:delText xml:space="preserve">, far greater than terrestrial forests.</w:delText>
            </w:r>
          </w:del>
        </w:sdtContent>
      </w:sdt>
      <w:sdt>
        <w:sdtPr>
          <w:id w:val="-1688744486"/>
          <w:tag w:val="goog_rdk_45"/>
        </w:sdtPr>
        <w:sdtContent>
          <w:ins w:author="Aaryamann Goenka" w:id="17" w:date="2026-05-02T06:55:59Z">
            <w:sdt>
              <w:sdtPr>
                <w:id w:val="-652054721"/>
                <w:tag w:val="goog_rdk_46"/>
              </w:sdtPr>
              <w:sdtContent>
                <w:del w:author="Aaryamann Goenka" w:id="17" w:date="2026-05-02T06:55:59Z">
                  <w:r w:rsidDel="00000000" w:rsidR="00000000" w:rsidRPr="00000000">
                    <w:rPr>
                      <w:rFonts w:ascii="Times New Roman" w:cs="Times New Roman" w:eastAsia="Times New Roman" w:hAnsi="Times New Roman"/>
                      <w:sz w:val="24"/>
                      <w:szCs w:val="24"/>
                      <w:rtl w:val="0"/>
                    </w:rPr>
                    <w:delText xml:space="preserve"> </w:delText>
                  </w:r>
                </w:del>
              </w:sdtContent>
            </w:sdt>
          </w:ins>
        </w:sdtContent>
      </w:sdt>
      <w:r w:rsidDel="00000000" w:rsidR="00000000" w:rsidRPr="00000000">
        <w:rPr>
          <w:rFonts w:ascii="Times New Roman" w:cs="Times New Roman" w:eastAsia="Times New Roman" w:hAnsi="Times New Roman"/>
          <w:sz w:val="24"/>
          <w:szCs w:val="24"/>
          <w:rtl w:val="0"/>
        </w:rPr>
        <w:t xml:space="preserve"> Moreover, they act as natural coastal defenders against various climate events and calamities</w:t>
      </w:r>
      <w:r w:rsidDel="00000000" w:rsidR="00000000" w:rsidRPr="00000000">
        <w:rPr>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In fact, a 100 meter belt of mangroves can reduce wave height by 13-66% through their dense root network's ability to dissipate wave energy and trap sediments</w:t>
      </w:r>
      <w:sdt>
        <w:sdtPr>
          <w:id w:val="-724326753"/>
          <w:tag w:val="goog_rdk_47"/>
        </w:sdtPr>
        <w:sdtContent>
          <w:del w:author="Aaryamann Goenka" w:id="19" w:date="2026-04-29T08:22:57Z">
            <w:r w:rsidDel="00000000" w:rsidR="00000000" w:rsidRPr="00000000">
              <w:rPr>
                <w:rFonts w:ascii="Times New Roman" w:cs="Times New Roman" w:eastAsia="Times New Roman" w:hAnsi="Times New Roman"/>
                <w:sz w:val="24"/>
                <w:szCs w:val="24"/>
                <w:rtl w:val="0"/>
              </w:rPr>
              <w:delText xml:space="preserve">protecting against storm surges and flood risks2</w:delText>
            </w:r>
          </w:del>
        </w:sdtContent>
      </w:sdt>
      <w:sdt>
        <w:sdtPr>
          <w:id w:val="-1206572686"/>
          <w:tag w:val="goog_rdk_48"/>
        </w:sdtPr>
        <w:sdtContent>
          <w:ins w:author="Aaryamann Goenka" w:id="19" w:date="2026-04-29T08:22:57Z">
            <w:r w:rsidDel="00000000" w:rsidR="00000000" w:rsidRPr="00000000">
              <w:rPr>
                <w:rFonts w:ascii="Times New Roman" w:cs="Times New Roman" w:eastAsia="Times New Roman" w:hAnsi="Times New Roman"/>
                <w:sz w:val="24"/>
                <w:szCs w:val="24"/>
                <w:rtl w:val="0"/>
              </w:rPr>
              <w:t xml:space="preserve">. This buffering effect protects against storm surges and flood risks</w:t>
            </w:r>
          </w:ins>
        </w:sdtContent>
      </w:sdt>
      <w:r w:rsidDel="00000000" w:rsidR="00000000" w:rsidRPr="00000000">
        <w:rPr>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Apart from this, they aid in trapping sediments, which stabilize shorelines and reduce erosion.</w:t>
      </w:r>
      <w:r w:rsidDel="00000000" w:rsidR="00000000" w:rsidRPr="00000000">
        <w:rPr>
          <w:rtl w:val="0"/>
        </w:rPr>
      </w:r>
    </w:p>
    <w:p w:rsidR="00000000" w:rsidDel="00000000" w:rsidP="00000000" w:rsidRDefault="00000000" w:rsidRPr="00000000" w14:paraId="00000009">
      <w:pPr>
        <w:jc w:val="both"/>
        <w:rPr/>
      </w:pPr>
      <w:r w:rsidDel="00000000" w:rsidR="00000000" w:rsidRPr="00000000">
        <w:rPr>
          <w:rFonts w:ascii="Times New Roman" w:cs="Times New Roman" w:eastAsia="Times New Roman" w:hAnsi="Times New Roman"/>
          <w:sz w:val="24"/>
          <w:szCs w:val="24"/>
          <w:rtl w:val="0"/>
        </w:rPr>
        <w:t xml:space="preserve">For densely populated coastal cities such as Mumbai, these features are extremely critical- their </w:t>
      </w:r>
      <w:sdt>
        <w:sdtPr>
          <w:id w:val="-2075098127"/>
          <w:tag w:val="goog_rdk_49"/>
        </w:sdtPr>
        <w:sdtContent>
          <w:del w:author="Aaryamann Goenka" w:id="20" w:date="2026-04-29T08:22:57Z">
            <w:r w:rsidDel="00000000" w:rsidR="00000000" w:rsidRPr="00000000">
              <w:rPr>
                <w:rFonts w:ascii="Times New Roman" w:cs="Times New Roman" w:eastAsia="Times New Roman" w:hAnsi="Times New Roman"/>
                <w:sz w:val="24"/>
                <w:szCs w:val="24"/>
                <w:rtl w:val="0"/>
              </w:rPr>
              <w:delText xml:space="preserve">functions are approximately valued at ₹1700 crore annually, and the Thane creek mangrove belt alone stores around 238,000 tonnes of carbon3,4</w:delText>
            </w:r>
          </w:del>
        </w:sdtContent>
      </w:sdt>
      <w:sdt>
        <w:sdtPr>
          <w:id w:val="2106207733"/>
          <w:tag w:val="goog_rdk_50"/>
        </w:sdtPr>
        <w:sdtContent>
          <w:ins w:author="Aaryamann Goenka" w:id="20" w:date="2026-04-29T08:22:57Z">
            <w:r w:rsidDel="00000000" w:rsidR="00000000" w:rsidRPr="00000000">
              <w:rPr>
                <w:rFonts w:ascii="Times New Roman" w:cs="Times New Roman" w:eastAsia="Times New Roman" w:hAnsi="Times New Roman"/>
                <w:sz w:val="24"/>
                <w:szCs w:val="24"/>
                <w:rtl w:val="0"/>
              </w:rPr>
              <w:t xml:space="preserve">functions are approximately valued at ₹1700 crore annually as reported by the Maharashtra Mangrove and Marine Biodiversity Conservation Foundation, with peer-reviewed studies further documenting the ecosystem-service value of Mumbai's mangroves</w:t>
            </w:r>
            <w:r w:rsidDel="00000000" w:rsidR="00000000" w:rsidRPr="00000000">
              <w:rPr>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and the Thane Creek mangrove belt has been measured at average above- and below-ground carbon densities of approximately 117–128 Mg C ha</w:t>
            </w:r>
            <w:r w:rsidDel="00000000" w:rsidR="00000000" w:rsidRPr="00000000">
              <w:rPr>
                <w:rFonts w:ascii="Times New Roman" w:cs="Times New Roman" w:eastAsia="Times New Roman" w:hAnsi="Times New Roman"/>
                <w:sz w:val="24"/>
                <w:szCs w:val="24"/>
                <w:vertAlign w:val="superscript"/>
                <w:rtl w:val="0"/>
              </w:rPr>
              <w:t xml:space="preserve">-1 </w:t>
            </w:r>
          </w:ins>
        </w:sdtContent>
      </w:sdt>
      <w:r w:rsidDel="00000000" w:rsidR="00000000" w:rsidRPr="00000000">
        <w:rPr>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Apart from the ecological aspects, these mangroves also protect fishing communities' livelihoods, by promoting biodiversity and providing nursing grounds for fish and other marine life</w:t>
      </w:r>
      <w:r w:rsidDel="00000000" w:rsidR="00000000" w:rsidRPr="00000000">
        <w:rPr>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Overall, all the aforementioned functions of mangroves make them indispensable for the environment, especially in the case of Mumbai itself.</w:t>
      </w:r>
      <w:r w:rsidDel="00000000" w:rsidR="00000000" w:rsidRPr="00000000">
        <w:rPr>
          <w:rtl w:val="0"/>
        </w:rPr>
      </w:r>
    </w:p>
    <w:p w:rsidR="00000000" w:rsidDel="00000000" w:rsidP="00000000" w:rsidRDefault="00000000" w:rsidRPr="00000000" w14:paraId="0000000A">
      <w:pPr>
        <w:jc w:val="both"/>
        <w:rPr/>
      </w:pPr>
      <w:r w:rsidDel="00000000" w:rsidR="00000000" w:rsidRPr="00000000">
        <w:rPr>
          <w:rFonts w:ascii="Times New Roman" w:cs="Times New Roman" w:eastAsia="Times New Roman" w:hAnsi="Times New Roman"/>
          <w:sz w:val="24"/>
          <w:szCs w:val="24"/>
          <w:rtl w:val="0"/>
        </w:rPr>
        <w:t xml:space="preserve">Mumbai, one of India's most densely populated cities contains one of the largest urban mangrove covers in the world. These are spread all around the periphery of Mumbai, with the majority of mangroves being concentrated in Thane creek, Mahim, Versova, and Gorai</w:t>
      </w:r>
      <w:r w:rsidDel="00000000" w:rsidR="00000000" w:rsidRPr="00000000">
        <w:rPr>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The reported total cover varies due to varying mapping methods, but recent studies show Greater Mumbai's mangrove cover is around 50-70km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while the Mumbai suburban district contributes around 64km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of mangroves</w:t>
      </w:r>
      <w:r w:rsidDel="00000000" w:rsidR="00000000" w:rsidRPr="00000000">
        <w:rPr>
          <w:vertAlign w:val="superscript"/>
          <w:rtl w:val="0"/>
        </w:rPr>
        <w:t xml:space="preserve">8</w:t>
      </w:r>
      <w:r w:rsidDel="00000000" w:rsidR="00000000" w:rsidRPr="00000000">
        <w:rPr>
          <w:rFonts w:ascii="Times New Roman" w:cs="Times New Roman" w:eastAsia="Times New Roman" w:hAnsi="Times New Roman"/>
          <w:sz w:val="24"/>
          <w:szCs w:val="24"/>
          <w:rtl w:val="0"/>
        </w:rPr>
        <w:t xml:space="preserve">. The Thane Creek Sanctuary is the largest protected mangrove region in the area, with a reported site area of around 65km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according to one source, and 90km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according to another. This disagreement may be an effect of how boundaries are defined (such as the inclusion/disclusion of areas enclosed within mangroves)</w:t>
      </w:r>
      <w:r w:rsidDel="00000000" w:rsidR="00000000" w:rsidRPr="00000000">
        <w:rPr>
          <w:vertAlign w:val="superscript"/>
          <w:rtl w:val="0"/>
        </w:rPr>
        <w:t xml:space="preserve">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B">
      <w:pPr>
        <w:jc w:val="both"/>
        <w:rPr/>
      </w:pPr>
      <w:r w:rsidDel="00000000" w:rsidR="00000000" w:rsidRPr="00000000">
        <w:rPr>
          <w:rFonts w:ascii="Times New Roman" w:cs="Times New Roman" w:eastAsia="Times New Roman" w:hAnsi="Times New Roman"/>
          <w:sz w:val="24"/>
          <w:szCs w:val="24"/>
          <w:rtl w:val="0"/>
        </w:rPr>
        <w:t xml:space="preserve">However, despite their importance, Mumbai's mangroves have faced continuous threats of destruction, fragmentation, or thinning from many different angles. Due to the rapid urbanization persistent in Mumbai, projects such as the coastal road, other industrial development projects, and even illegal encroachment, mangrove loss and fragmentation have been inevitably proliferating. Moreover, recurring issues as a result of weak regulatory enforcement including untreated sewage discharge and illegal waste dumping have degraded the water and land where mangroves usually thrive, hence posing a threat to their health. Rapid climate change, sea level rise, and increased frequency of extreme rainfall, alter the habitat of mangroves irreparably, further worsening this crisis.</w:t>
      </w:r>
      <w:r w:rsidDel="00000000" w:rsidR="00000000" w:rsidRPr="00000000">
        <w:rPr>
          <w:rtl w:val="0"/>
        </w:rPr>
      </w:r>
    </w:p>
    <w:p w:rsidR="00000000" w:rsidDel="00000000" w:rsidP="00000000" w:rsidRDefault="00000000" w:rsidRPr="00000000" w14:paraId="0000000C">
      <w:pPr>
        <w:jc w:val="both"/>
        <w:rPr/>
      </w:pPr>
      <w:r w:rsidDel="00000000" w:rsidR="00000000" w:rsidRPr="00000000">
        <w:rPr>
          <w:rFonts w:ascii="Times New Roman" w:cs="Times New Roman" w:eastAsia="Times New Roman" w:hAnsi="Times New Roman"/>
          <w:sz w:val="24"/>
          <w:szCs w:val="24"/>
          <w:rtl w:val="0"/>
        </w:rPr>
        <w:t xml:space="preserve">Numerous studies have attempted to quantify the exact changes of mangrove cover in Mumbai, but most have varying results based on spatial extent, time frame, as well as resolution of imaging. Some studies which employ satellite imagery (Landsat or Sentinel data) have reported local increases or even doubling of mangrove cover in parts of Thane Creek from 79.14km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in 1990 to 154.5km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in 2017 attributed to the deposition of sediment that has allowed mangroves to spread closer to the center of the creek</w:t>
      </w:r>
      <w:sdt>
        <w:sdtPr>
          <w:id w:val="1783514991"/>
          <w:tag w:val="goog_rdk_51"/>
        </w:sdtPr>
        <w:sdtContent>
          <w:del w:author="Aaryamann Goenka" w:id="21" w:date="2026-04-29T08:22:57Z">
            <w:r w:rsidDel="00000000" w:rsidR="00000000" w:rsidRPr="00000000">
              <w:rPr>
                <w:rFonts w:ascii="Times New Roman" w:cs="Times New Roman" w:eastAsia="Times New Roman" w:hAnsi="Times New Roman"/>
                <w:sz w:val="24"/>
                <w:szCs w:val="24"/>
                <w:vertAlign w:val="superscript"/>
                <w:rtl w:val="0"/>
              </w:rPr>
              <w:delText xml:space="preserve">7,8</w:delText>
            </w:r>
          </w:del>
        </w:sdtContent>
      </w:sdt>
      <w:r w:rsidDel="00000000" w:rsidR="00000000" w:rsidRPr="00000000">
        <w:rPr>
          <w:vertAlign w:val="superscript"/>
          <w:rtl w:val="0"/>
        </w:rPr>
        <w:t xml:space="preserve">7</w:t>
      </w:r>
      <w:sdt>
        <w:sdtPr>
          <w:id w:val="548401168"/>
          <w:tag w:val="goog_rdk_52"/>
        </w:sdtPr>
        <w:sdtContent>
          <w:ins w:author="Aaryamann Goenka" w:id="21" w:date="2026-04-29T08:22:57Z">
            <w:r w:rsidDel="00000000" w:rsidR="00000000" w:rsidRPr="00000000">
              <w:rPr>
                <w:rFonts w:ascii="Times New Roman" w:cs="Times New Roman" w:eastAsia="Times New Roman" w:hAnsi="Times New Roman"/>
                <w:sz w:val="24"/>
                <w:szCs w:val="24"/>
                <w:vertAlign w:val="superscript"/>
                <w:rtl w:val="0"/>
              </w:rPr>
              <w:t xml:space="preserve">,</w:t>
            </w:r>
          </w:ins>
        </w:sdtContent>
      </w:sdt>
      <w:r w:rsidDel="00000000" w:rsidR="00000000" w:rsidRPr="00000000">
        <w:rPr>
          <w:vertAlign w:val="superscript"/>
          <w:rtl w:val="0"/>
        </w:rPr>
        <w:t xml:space="preserve">9</w:t>
      </w:r>
      <w:r w:rsidDel="00000000" w:rsidR="00000000" w:rsidRPr="00000000">
        <w:rPr>
          <w:rFonts w:ascii="Times New Roman" w:cs="Times New Roman" w:eastAsia="Times New Roman" w:hAnsi="Times New Roman"/>
          <w:sz w:val="24"/>
          <w:szCs w:val="24"/>
          <w:rtl w:val="0"/>
        </w:rPr>
        <w:t xml:space="preserve">. In contrast, some other studies report marginal declines or near stability in total mangrove cover over multiple decades, with the total mangrove area in Mumbai being 50.52km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in 2004, and 48.7km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in 2013</w:t>
      </w:r>
      <w:r w:rsidDel="00000000" w:rsidR="00000000" w:rsidRPr="00000000">
        <w:rPr>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 </w:t>
      </w:r>
      <w:sdt>
        <w:sdtPr>
          <w:id w:val="1233099815"/>
          <w:tag w:val="goog_rdk_53"/>
        </w:sdtPr>
        <w:sdtContent>
          <w:ins w:author="Aaryamann Goenka" w:id="22" w:date="2026-04-29T08:22:57Z">
            <w:r w:rsidDel="00000000" w:rsidR="00000000" w:rsidRPr="00000000">
              <w:rPr>
                <w:rFonts w:ascii="Times New Roman" w:cs="Times New Roman" w:eastAsia="Times New Roman" w:hAnsi="Times New Roman"/>
                <w:sz w:val="24"/>
                <w:szCs w:val="24"/>
                <w:rtl w:val="0"/>
              </w:rPr>
              <w:t xml:space="preserve">More recent satellite-based assessments using machine-learning classifiers and high-resolution imagery have continued to refine these estimates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vertAlign w:val="superscript"/>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ins>
        </w:sdtContent>
      </w:sdt>
      <w:r w:rsidDel="00000000" w:rsidR="00000000" w:rsidRPr="00000000">
        <w:rPr>
          <w:rFonts w:ascii="Times New Roman" w:cs="Times New Roman" w:eastAsia="Times New Roman" w:hAnsi="Times New Roman"/>
          <w:sz w:val="24"/>
          <w:szCs w:val="24"/>
          <w:rtl w:val="0"/>
        </w:rPr>
        <w:t xml:space="preserve"> These contrasting findings are likely not only due to differing scales at which the change is analyzed, which may capture local regional expansion instead of net regional change, but rather the datasets and classification methods employed.</w:t>
      </w:r>
      <w:r w:rsidDel="00000000" w:rsidR="00000000" w:rsidRPr="00000000">
        <w:rPr>
          <w:rtl w:val="0"/>
        </w:rPr>
      </w:r>
    </w:p>
    <w:p w:rsidR="00000000" w:rsidDel="00000000" w:rsidP="00000000" w:rsidRDefault="00000000" w:rsidRPr="00000000" w14:paraId="0000000D">
      <w:pPr>
        <w:jc w:val="both"/>
        <w:rPr/>
      </w:pPr>
      <w:r w:rsidDel="00000000" w:rsidR="00000000" w:rsidRPr="00000000">
        <w:rPr>
          <w:rFonts w:ascii="Times New Roman" w:cs="Times New Roman" w:eastAsia="Times New Roman" w:hAnsi="Times New Roman"/>
          <w:sz w:val="24"/>
          <w:szCs w:val="24"/>
          <w:rtl w:val="0"/>
        </w:rPr>
        <w:t xml:space="preserve">This study focuses on a comparison of mangrove datasets in Mumbai using two major global datasets: Hansen Global Forest Change (GFC) and Global Mangrove Watch (GMW). The scope of this paper is limited to evaluating spatial agreement, temporal detection behavior, and classification stability of areas within Mumbai's coastal regions. Additionally, the research does not attempt to quantify actual area loss, or to model future scenarios, but rather focuses on how dataset choice can influence interpretation of both extent and persistence in these surrounding regions.</w:t>
      </w:r>
      <w:r w:rsidDel="00000000" w:rsidR="00000000" w:rsidRPr="00000000">
        <w:rPr>
          <w:rtl w:val="0"/>
        </w:rPr>
      </w:r>
    </w:p>
    <w:p w:rsidR="00000000" w:rsidDel="00000000" w:rsidP="00000000" w:rsidRDefault="00000000" w:rsidRPr="00000000" w14:paraId="0000000E">
      <w:pPr>
        <w:jc w:val="both"/>
        <w:rPr/>
      </w:pPr>
      <w:r w:rsidDel="00000000" w:rsidR="00000000" w:rsidRPr="00000000">
        <w:rPr>
          <w:rFonts w:ascii="Times New Roman" w:cs="Times New Roman" w:eastAsia="Times New Roman" w:hAnsi="Times New Roman"/>
          <w:sz w:val="24"/>
          <w:szCs w:val="24"/>
          <w:rtl w:val="0"/>
        </w:rPr>
        <w:t xml:space="preserve">One potential limitation of this study is that it's constrained to Mumbai and its surrounding coastal mangrove </w:t>
      </w:r>
      <w:sdt>
        <w:sdtPr>
          <w:id w:val="-466187624"/>
          <w:tag w:val="goog_rdk_54"/>
        </w:sdtPr>
        <w:sdtContent>
          <w:del w:author="Aaryamann Goenka" w:id="23" w:date="2026-04-29T08:22:57Z">
            <w:r w:rsidDel="00000000" w:rsidR="00000000" w:rsidRPr="00000000">
              <w:rPr>
                <w:rFonts w:ascii="Times New Roman" w:cs="Times New Roman" w:eastAsia="Times New Roman" w:hAnsi="Times New Roman"/>
                <w:sz w:val="24"/>
                <w:szCs w:val="24"/>
                <w:rtl w:val="0"/>
              </w:rPr>
              <w:delText xml:space="preserve">ecosystems</w:delText>
            </w:r>
          </w:del>
        </w:sdtContent>
      </w:sdt>
      <w:sdt>
        <w:sdtPr>
          <w:id w:val="1575275406"/>
          <w:tag w:val="goog_rdk_55"/>
        </w:sdtPr>
        <w:sdtContent>
          <w:ins w:author="Aaryamann Goenka" w:id="23" w:date="2026-04-29T08:22:57Z">
            <w:r w:rsidDel="00000000" w:rsidR="00000000" w:rsidRPr="00000000">
              <w:rPr>
                <w:rFonts w:ascii="Times New Roman" w:cs="Times New Roman" w:eastAsia="Times New Roman" w:hAnsi="Times New Roman"/>
                <w:sz w:val="24"/>
                <w:szCs w:val="24"/>
                <w:rtl w:val="0"/>
              </w:rPr>
              <w:t xml:space="preserve">areas</w:t>
            </w:r>
          </w:ins>
        </w:sdtContent>
      </w:sdt>
      <w:r w:rsidDel="00000000" w:rsidR="00000000" w:rsidRPr="00000000">
        <w:rPr>
          <w:rFonts w:ascii="Times New Roman" w:cs="Times New Roman" w:eastAsia="Times New Roman" w:hAnsi="Times New Roman"/>
          <w:sz w:val="24"/>
          <w:szCs w:val="24"/>
          <w:rtl w:val="0"/>
        </w:rPr>
        <w:t xml:space="preserve">. When selecting the co-ordinates for the analysis we used: </w:t>
      </w:r>
      <w:sdt>
        <w:sdtPr>
          <w:id w:val="-231631179"/>
          <w:tag w:val="goog_rdk_56"/>
        </w:sdtPr>
        <w:sdtContent>
          <w:del w:author="Aaryamann Goenka" w:id="24" w:date="2026-04-29T08:22:57Z">
            <w:r w:rsidDel="00000000" w:rsidR="00000000" w:rsidRPr="00000000">
              <w:rPr>
                <w:rFonts w:ascii="Times New Roman" w:cs="Times New Roman" w:eastAsia="Times New Roman" w:hAnsi="Times New Roman"/>
                <w:sz w:val="24"/>
                <w:szCs w:val="24"/>
                <w:rtl w:val="0"/>
              </w:rPr>
              <w:delText xml:space="preserve">(20N 070E - Hansen, 20N 070E- GMW)</w:delText>
            </w:r>
          </w:del>
        </w:sdtContent>
      </w:sdt>
      <w:sdt>
        <w:sdtPr>
          <w:id w:val="-1873602769"/>
          <w:tag w:val="goog_rdk_57"/>
        </w:sdtPr>
        <w:sdtContent>
          <w:ins w:author="Aaryamann Goenka" w:id="24" w:date="2026-04-29T08:22:57Z">
            <w:r w:rsidDel="00000000" w:rsidR="00000000" w:rsidRPr="00000000">
              <w:rPr>
                <w:rFonts w:ascii="Times New Roman" w:cs="Times New Roman" w:eastAsia="Times New Roman" w:hAnsi="Times New Roman"/>
                <w:sz w:val="24"/>
                <w:szCs w:val="24"/>
                <w:rtl w:val="0"/>
              </w:rPr>
              <w:t xml:space="preserve">the Hansen 20N 070E tile and the merged GMW tiles N20E072 and N20E073</w:t>
            </w:r>
          </w:ins>
        </w:sdtContent>
      </w:sdt>
      <w:r w:rsidDel="00000000" w:rsidR="00000000" w:rsidRPr="00000000">
        <w:rPr>
          <w:rFonts w:ascii="Times New Roman" w:cs="Times New Roman" w:eastAsia="Times New Roman" w:hAnsi="Times New Roman"/>
          <w:sz w:val="24"/>
          <w:szCs w:val="24"/>
          <w:rtl w:val="0"/>
        </w:rPr>
        <w:t xml:space="preserve">, which covered the majority of mangroves found surrounding Mumbai's urban area </w:t>
      </w:r>
      <w:sdt>
        <w:sdtPr>
          <w:id w:val="1435627147"/>
          <w:tag w:val="goog_rdk_58"/>
        </w:sdtPr>
        <w:sdtContent>
          <w:ins w:author="Aaryamann Goenka" w:id="25" w:date="2026-04-29T08:22:57Z">
            <w:r w:rsidDel="00000000" w:rsidR="00000000" w:rsidRPr="00000000">
              <w:rPr>
                <w:rFonts w:ascii="Times New Roman" w:cs="Times New Roman" w:eastAsia="Times New Roman" w:hAnsi="Times New Roman"/>
                <w:sz w:val="24"/>
                <w:szCs w:val="24"/>
                <w:rtl w:val="0"/>
              </w:rPr>
              <w:t xml:space="preserve">and Thane Creek</w:t>
            </w:r>
          </w:ins>
        </w:sdtContent>
      </w:sdt>
      <w:r w:rsidDel="00000000" w:rsidR="00000000" w:rsidRPr="00000000">
        <w:rPr>
          <w:rFonts w:ascii="Times New Roman" w:cs="Times New Roman" w:eastAsia="Times New Roman" w:hAnsi="Times New Roman"/>
          <w:sz w:val="24"/>
          <w:szCs w:val="24"/>
          <w:rtl w:val="0"/>
        </w:rPr>
        <w:t xml:space="preserve">. </w:t>
      </w:r>
      <w:sdt>
        <w:sdtPr>
          <w:id w:val="-1803127240"/>
          <w:tag w:val="goog_rdk_59"/>
        </w:sdtPr>
        <w:sdtContent>
          <w:ins w:author="Aaryamann Goenka" w:id="26" w:date="2026-04-29T08:22:57Z">
            <w:r w:rsidDel="00000000" w:rsidR="00000000" w:rsidRPr="00000000">
              <w:rPr>
                <w:rFonts w:ascii="Times New Roman" w:cs="Times New Roman" w:eastAsia="Times New Roman" w:hAnsi="Times New Roman"/>
                <w:sz w:val="24"/>
                <w:szCs w:val="24"/>
                <w:rtl w:val="0"/>
              </w:rPr>
              <w:t xml:space="preserve">Some mangroves near the very edges of these tiles may fall outside the aligned analysis grid, which is noted as a minor scope limitation.</w:t>
            </w:r>
          </w:ins>
        </w:sdtContent>
      </w:sdt>
      <w:r w:rsidDel="00000000" w:rsidR="00000000" w:rsidRPr="00000000">
        <w:rPr>
          <w:rFonts w:ascii="Times New Roman" w:cs="Times New Roman" w:eastAsia="Times New Roman" w:hAnsi="Times New Roman"/>
          <w:sz w:val="24"/>
          <w:szCs w:val="24"/>
          <w:rtl w:val="0"/>
        </w:rPr>
        <w:t xml:space="preserve"> Hence, due to the small area being considered in this study, the findings provide meaningful insights into datasets within </w:t>
      </w:r>
      <w:sdt>
        <w:sdtPr>
          <w:id w:val="-429792796"/>
          <w:tag w:val="goog_rdk_60"/>
        </w:sdtPr>
        <w:sdtContent>
          <w:ins w:author="Aaryamann Goenka" w:id="27" w:date="2026-05-02T07:05:34Z"/>
          <w:sdt>
            <w:sdtPr>
              <w:id w:val="1230364589"/>
              <w:tag w:val="goog_rdk_61"/>
            </w:sdtPr>
            <w:sdtContent>
              <w:ins w:author="Aaryamann Goenka" w:id="27" w:date="2026-05-02T07:05:34Z">
                <w:r w:rsidDel="00000000" w:rsidR="00000000" w:rsidRPr="00000000">
                  <w:rPr>
                    <w:rtl w:val="0"/>
                    <w:rPrChange w:author="Aaryamann Goenka" w:id="28" w:date="2026-05-02T07:05:34Z">
                      <w:rPr>
                        <w:rFonts w:ascii="Times New Roman" w:cs="Times New Roman" w:eastAsia="Times New Roman" w:hAnsi="Times New Roman"/>
                        <w:sz w:val="24"/>
                        <w:szCs w:val="24"/>
                      </w:rPr>
                    </w:rPrChange>
                  </w:rPr>
                  <w:t xml:space="preserve">this coastal context; however, they cannot be directly generalized to other mangrove systems globally, due to differences in canopy structure, sediment characteristics, tidal cycles, or climate</w:t>
                </w:r>
              </w:ins>
            </w:sdtContent>
          </w:sdt>
          <w:ins w:author="Aaryamann Goenka" w:id="27" w:date="2026-05-02T07:05:34Z"/>
        </w:sdtContent>
      </w:sdt>
      <w:sdt>
        <w:sdtPr>
          <w:id w:val="-2020434624"/>
          <w:tag w:val="goog_rdk_62"/>
        </w:sdtPr>
        <w:sdtContent>
          <w:del w:author="Aaryamann Goenka" w:id="27" w:date="2026-05-02T07:05:34Z"/>
          <w:sdt>
            <w:sdtPr>
              <w:id w:val="-780107181"/>
              <w:tag w:val="goog_rdk_63"/>
            </w:sdtPr>
            <w:sdtContent>
              <w:del w:author="Aaryamann Goenka" w:id="27" w:date="2026-05-02T07:05:34Z">
                <w:r w:rsidDel="00000000" w:rsidR="00000000" w:rsidRPr="00000000">
                  <w:rPr>
                    <w:rtl w:val="0"/>
                    <w:rPrChange w:author="Aaryamann Goenka" w:id="28" w:date="2026-05-02T07:05:34Z">
                      <w:rPr>
                        <w:rFonts w:ascii="Times New Roman" w:cs="Times New Roman" w:eastAsia="Times New Roman" w:hAnsi="Times New Roman"/>
                        <w:sz w:val="24"/>
                        <w:szCs w:val="24"/>
                      </w:rPr>
                    </w:rPrChange>
                  </w:rPr>
                  <w:delText xml:space="preserve">this coastal context, however they can't be directly generalized to other regions with mangroves globally, due to differing canopy structures, sediment characteristics, tidal cycles or climatic conditions</w:delText>
                </w:r>
              </w:del>
            </w:sdtContent>
          </w:sdt>
          <w:del w:author="Aaryamann Goenka" w:id="27" w:date="2026-05-02T07:05:34Z"/>
        </w:sdtContent>
      </w:sdt>
      <w:r w:rsidDel="00000000" w:rsidR="00000000" w:rsidRPr="00000000">
        <w:rPr>
          <w:rFonts w:ascii="Times New Roman" w:cs="Times New Roman" w:eastAsia="Times New Roman" w:hAnsi="Times New Roman"/>
          <w:sz w:val="24"/>
          <w:szCs w:val="24"/>
          <w:rtl w:val="0"/>
        </w:rPr>
        <w:t xml:space="preserve">. Moreover, Mumbai itself is a unique coastal ecosystem considering its one of the only metropolitan cities surrounded by mangroves. Therefore, its ecology would differ as compared to other such </w:t>
      </w:r>
      <w:sdt>
        <w:sdtPr>
          <w:id w:val="1825687760"/>
          <w:tag w:val="goog_rdk_64"/>
        </w:sdtPr>
        <w:sdtContent>
          <w:del w:author="Aaryamann Goenka" w:id="29" w:date="2026-04-29T08:22:57Z">
            <w:r w:rsidDel="00000000" w:rsidR="00000000" w:rsidRPr="00000000">
              <w:rPr>
                <w:rFonts w:ascii="Times New Roman" w:cs="Times New Roman" w:eastAsia="Times New Roman" w:hAnsi="Times New Roman"/>
                <w:sz w:val="24"/>
                <w:szCs w:val="24"/>
                <w:rtl w:val="0"/>
              </w:rPr>
              <w:delText xml:space="preserve">ecosystems</w:delText>
            </w:r>
          </w:del>
        </w:sdtContent>
      </w:sdt>
      <w:sdt>
        <w:sdtPr>
          <w:id w:val="1644989677"/>
          <w:tag w:val="goog_rdk_65"/>
        </w:sdtPr>
        <w:sdtContent>
          <w:ins w:author="Aaryamann Goenka" w:id="29" w:date="2026-04-29T08:22:57Z">
            <w:r w:rsidDel="00000000" w:rsidR="00000000" w:rsidRPr="00000000">
              <w:rPr>
                <w:rFonts w:ascii="Times New Roman" w:cs="Times New Roman" w:eastAsia="Times New Roman" w:hAnsi="Times New Roman"/>
                <w:sz w:val="24"/>
                <w:szCs w:val="24"/>
                <w:rtl w:val="0"/>
              </w:rPr>
              <w:t xml:space="preserve">systems</w:t>
            </w:r>
          </w:ins>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F">
      <w:pPr>
        <w:jc w:val="both"/>
        <w:rPr/>
      </w:pPr>
      <w:r w:rsidDel="00000000" w:rsidR="00000000" w:rsidRPr="00000000">
        <w:rPr>
          <w:rFonts w:ascii="Times New Roman" w:cs="Times New Roman" w:eastAsia="Times New Roman" w:hAnsi="Times New Roman"/>
          <w:sz w:val="24"/>
          <w:szCs w:val="24"/>
          <w:rtl w:val="0"/>
        </w:rPr>
        <w:t xml:space="preserve">Additionally, the comparative analysis is only limited to two widely used datasets: Hansen Global Forest Change (GFC) and Global Mangrove Watch (GMW). Although these are among the most commonly referenced datasets for most use cases </w:t>
      </w:r>
      <w:sdt>
        <w:sdtPr>
          <w:id w:val="1623893838"/>
          <w:tag w:val="goog_rdk_66"/>
        </w:sdtPr>
        <w:sdtContent>
          <w:del w:author="Aaryamann Goenka" w:id="30" w:date="2026-04-29T08:22:57Z">
            <w:r w:rsidDel="00000000" w:rsidR="00000000" w:rsidRPr="00000000">
              <w:rPr>
                <w:rFonts w:ascii="Times New Roman" w:cs="Times New Roman" w:eastAsia="Times New Roman" w:hAnsi="Times New Roman"/>
                <w:sz w:val="24"/>
                <w:szCs w:val="24"/>
                <w:rtl w:val="0"/>
              </w:rPr>
              <w:delText xml:space="preserve">due to their multi-dataset integration methodology</w:delText>
            </w:r>
          </w:del>
        </w:sdtContent>
      </w:sdt>
      <w:sdt>
        <w:sdtPr>
          <w:id w:val="127299204"/>
          <w:tag w:val="goog_rdk_67"/>
        </w:sdtPr>
        <w:sdtContent>
          <w:ins w:author="Aaryamann Goenka" w:id="30" w:date="2026-04-29T08:22:57Z">
            <w:r w:rsidDel="00000000" w:rsidR="00000000" w:rsidRPr="00000000">
              <w:rPr>
                <w:rFonts w:ascii="Times New Roman" w:cs="Times New Roman" w:eastAsia="Times New Roman" w:hAnsi="Times New Roman"/>
                <w:sz w:val="24"/>
                <w:szCs w:val="24"/>
                <w:rtl w:val="0"/>
              </w:rPr>
              <w:t xml:space="preserve">because they combine multiple satellite data sources</w:t>
            </w:r>
          </w:ins>
        </w:sdtContent>
      </w:sdt>
      <w:r w:rsidDel="00000000" w:rsidR="00000000" w:rsidRPr="00000000">
        <w:rPr>
          <w:rFonts w:ascii="Times New Roman" w:cs="Times New Roman" w:eastAsia="Times New Roman" w:hAnsi="Times New Roman"/>
          <w:sz w:val="24"/>
          <w:szCs w:val="24"/>
          <w:rtl w:val="0"/>
        </w:rPr>
        <w:t xml:space="preserve">, other high-resolution or region-specific datasets were not included in this paper such as ESA World cover</w:t>
      </w:r>
      <w:sdt>
        <w:sdtPr>
          <w:id w:val="279326836"/>
          <w:tag w:val="goog_rdk_68"/>
        </w:sdtPr>
        <w:sdtContent>
          <w:del w:author="Aaryamann Goenka" w:id="31" w:date="2026-04-29T08:22:57Z">
            <w:r w:rsidDel="00000000" w:rsidR="00000000" w:rsidRPr="00000000">
              <w:rPr>
                <w:rFonts w:ascii="Times New Roman" w:cs="Times New Roman" w:eastAsia="Times New Roman" w:hAnsi="Times New Roman"/>
                <w:sz w:val="24"/>
                <w:szCs w:val="24"/>
                <w:vertAlign w:val="superscript"/>
                <w:rtl w:val="0"/>
              </w:rPr>
              <w:delText xml:space="preserve">10</w:delText>
            </w:r>
          </w:del>
        </w:sdtContent>
      </w:sdt>
      <w:sdt>
        <w:sdtPr>
          <w:id w:val="544846233"/>
          <w:tag w:val="goog_rdk_69"/>
        </w:sdtPr>
        <w:sdtContent>
          <w:ins w:author="Aaryamann Goenka" w:id="31" w:date="2026-04-29T08:22:57Z">
            <w:r w:rsidDel="00000000" w:rsidR="00000000" w:rsidRPr="00000000">
              <w:rPr>
                <w:rFonts w:ascii="Times New Roman" w:cs="Times New Roman" w:eastAsia="Times New Roman" w:hAnsi="Times New Roman"/>
                <w:sz w:val="24"/>
                <w:szCs w:val="24"/>
                <w:vertAlign w:val="superscript"/>
                <w:rtl w:val="0"/>
              </w:rPr>
              <w:t xml:space="preserve">1</w:t>
            </w:r>
          </w:ins>
        </w:sdtContent>
      </w:sdt>
      <w:r w:rsidDel="00000000" w:rsidR="00000000" w:rsidRPr="00000000">
        <w:rPr>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or the Jaxa ALOS PALSAR dataset</w:t>
      </w:r>
      <w:sdt>
        <w:sdtPr>
          <w:id w:val="-590220874"/>
          <w:tag w:val="goog_rdk_70"/>
        </w:sdtPr>
        <w:sdtContent>
          <w:del w:author="Aaryamann Goenka" w:id="32" w:date="2026-04-29T08:22:57Z">
            <w:r w:rsidDel="00000000" w:rsidR="00000000" w:rsidRPr="00000000">
              <w:rPr>
                <w:rFonts w:ascii="Times New Roman" w:cs="Times New Roman" w:eastAsia="Times New Roman" w:hAnsi="Times New Roman"/>
                <w:sz w:val="24"/>
                <w:szCs w:val="24"/>
                <w:vertAlign w:val="superscript"/>
                <w:rtl w:val="0"/>
              </w:rPr>
              <w:delText xml:space="preserve">11</w:delText>
            </w:r>
          </w:del>
        </w:sdtContent>
      </w:sdt>
      <w:sdt>
        <w:sdtPr>
          <w:id w:val="-592784699"/>
          <w:tag w:val="goog_rdk_71"/>
        </w:sdtPr>
        <w:sdtContent>
          <w:ins w:author="Aaryamann Goenka" w:id="32" w:date="2026-04-29T08:22:57Z">
            <w:r w:rsidDel="00000000" w:rsidR="00000000" w:rsidRPr="00000000">
              <w:rPr>
                <w:rFonts w:ascii="Times New Roman" w:cs="Times New Roman" w:eastAsia="Times New Roman" w:hAnsi="Times New Roman"/>
                <w:sz w:val="24"/>
                <w:szCs w:val="24"/>
                <w:vertAlign w:val="superscript"/>
                <w:rtl w:val="0"/>
              </w:rPr>
              <w:t xml:space="preserve">1</w:t>
            </w:r>
          </w:ins>
        </w:sdtContent>
      </w:sdt>
      <w:r w:rsidDel="00000000" w:rsidR="00000000" w:rsidRPr="00000000">
        <w:rPr>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As a result, the conclusions only reflect </w:t>
      </w:r>
      <w:sdt>
        <w:sdtPr>
          <w:id w:val="1095612631"/>
          <w:tag w:val="goog_rdk_72"/>
        </w:sdtPr>
        <w:sdtContent>
          <w:del w:author="Aaryamann Goenka" w:id="33" w:date="2026-04-29T08:22:57Z">
            <w:r w:rsidDel="00000000" w:rsidR="00000000" w:rsidRPr="00000000">
              <w:rPr>
                <w:rFonts w:ascii="Times New Roman" w:cs="Times New Roman" w:eastAsia="Times New Roman" w:hAnsi="Times New Roman"/>
                <w:sz w:val="24"/>
                <w:szCs w:val="24"/>
                <w:rtl w:val="0"/>
              </w:rPr>
              <w:delText xml:space="preserve">discrepancies and consistencies</w:delText>
            </w:r>
          </w:del>
        </w:sdtContent>
      </w:sdt>
      <w:sdt>
        <w:sdtPr>
          <w:id w:val="1068219682"/>
          <w:tag w:val="goog_rdk_73"/>
        </w:sdtPr>
        <w:sdtContent>
          <w:ins w:author="Aaryamann Goenka" w:id="33" w:date="2026-04-29T08:22:57Z">
            <w:r w:rsidDel="00000000" w:rsidR="00000000" w:rsidRPr="00000000">
              <w:rPr>
                <w:rFonts w:ascii="Times New Roman" w:cs="Times New Roman" w:eastAsia="Times New Roman" w:hAnsi="Times New Roman"/>
                <w:sz w:val="24"/>
                <w:szCs w:val="24"/>
                <w:rtl w:val="0"/>
              </w:rPr>
              <w:t xml:space="preserve">agreement and disagreement</w:t>
            </w:r>
          </w:ins>
        </w:sdtContent>
      </w:sdt>
      <w:r w:rsidDel="00000000" w:rsidR="00000000" w:rsidRPr="00000000">
        <w:rPr>
          <w:rFonts w:ascii="Times New Roman" w:cs="Times New Roman" w:eastAsia="Times New Roman" w:hAnsi="Times New Roman"/>
          <w:sz w:val="24"/>
          <w:szCs w:val="24"/>
          <w:rtl w:val="0"/>
        </w:rPr>
        <w:t xml:space="preserve"> between these two datasets, which don't span all available mangrove or forest monitoring datasets.</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0">
            <w:pPr>
              <w:jc w:val="both"/>
              <w:rPr/>
            </w:pPr>
            <w:r w:rsidDel="00000000" w:rsidR="00000000" w:rsidRPr="00000000">
              <w:rPr>
                <w:rFonts w:ascii="Times New Roman" w:cs="Times New Roman" w:eastAsia="Times New Roman" w:hAnsi="Times New Roman"/>
                <w:sz w:val="24"/>
                <w:szCs w:val="24"/>
                <w:rtl w:val="0"/>
              </w:rPr>
              <w:t xml:space="preserve">Dataset</w:t>
            </w:r>
            <w:r w:rsidDel="00000000" w:rsidR="00000000" w:rsidRPr="00000000">
              <w:rPr>
                <w:rtl w:val="0"/>
              </w:rPr>
            </w:r>
          </w:p>
        </w:tc>
        <w:tc>
          <w:tcPr/>
          <w:p w:rsidR="00000000" w:rsidDel="00000000" w:rsidP="00000000" w:rsidRDefault="00000000" w:rsidRPr="00000000" w14:paraId="00000011">
            <w:pPr>
              <w:jc w:val="both"/>
              <w:rPr/>
            </w:pP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tl w:val="0"/>
              </w:rPr>
            </w:r>
          </w:p>
        </w:tc>
        <w:tc>
          <w:tcPr/>
          <w:p w:rsidR="00000000" w:rsidDel="00000000" w:rsidP="00000000" w:rsidRDefault="00000000" w:rsidRPr="00000000" w14:paraId="00000012">
            <w:pPr>
              <w:jc w:val="both"/>
              <w:rPr/>
            </w:pPr>
            <w:r w:rsidDel="00000000" w:rsidR="00000000" w:rsidRPr="00000000">
              <w:rPr>
                <w:rFonts w:ascii="Times New Roman" w:cs="Times New Roman" w:eastAsia="Times New Roman" w:hAnsi="Times New Roman"/>
                <w:sz w:val="24"/>
                <w:szCs w:val="24"/>
                <w:rtl w:val="0"/>
              </w:rPr>
              <w:t xml:space="preserve">Strengths</w:t>
            </w:r>
            <w:r w:rsidDel="00000000" w:rsidR="00000000" w:rsidRPr="00000000">
              <w:rPr>
                <w:rtl w:val="0"/>
              </w:rPr>
            </w:r>
          </w:p>
        </w:tc>
        <w:tc>
          <w:tcPr/>
          <w:p w:rsidR="00000000" w:rsidDel="00000000" w:rsidP="00000000" w:rsidRDefault="00000000" w:rsidRPr="00000000" w14:paraId="00000013">
            <w:pPr>
              <w:jc w:val="both"/>
              <w:rPr/>
            </w:pPr>
            <w:r w:rsidDel="00000000" w:rsidR="00000000" w:rsidRPr="00000000">
              <w:rPr>
                <w:rFonts w:ascii="Times New Roman" w:cs="Times New Roman" w:eastAsia="Times New Roman" w:hAnsi="Times New Roman"/>
                <w:sz w:val="24"/>
                <w:szCs w:val="24"/>
                <w:rtl w:val="0"/>
              </w:rPr>
              <w:t xml:space="preserve">Limitations</w:t>
            </w:r>
            <w:r w:rsidDel="00000000" w:rsidR="00000000" w:rsidRPr="00000000">
              <w:rPr>
                <w:rtl w:val="0"/>
              </w:rPr>
            </w:r>
          </w:p>
        </w:tc>
      </w:tr>
      <w:tr>
        <w:trPr>
          <w:cantSplit w:val="0"/>
          <w:tblHeader w:val="0"/>
        </w:trPr>
        <w:tc>
          <w:tcPr/>
          <w:p w:rsidR="00000000" w:rsidDel="00000000" w:rsidP="00000000" w:rsidRDefault="00000000" w:rsidRPr="00000000" w14:paraId="00000014">
            <w:pPr>
              <w:jc w:val="both"/>
              <w:rPr/>
            </w:pPr>
            <w:r w:rsidDel="00000000" w:rsidR="00000000" w:rsidRPr="00000000">
              <w:rPr>
                <w:rFonts w:ascii="Times New Roman" w:cs="Times New Roman" w:eastAsia="Times New Roman" w:hAnsi="Times New Roman"/>
                <w:sz w:val="24"/>
                <w:szCs w:val="24"/>
                <w:rtl w:val="0"/>
              </w:rPr>
              <w:t xml:space="preserve">Hansen Global Forest Change</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vertAlign w:val="superscript"/>
                <w:rtl w:val="0"/>
              </w:rPr>
              <w:t xml:space="preserve">5</w:t>
            </w:r>
            <w:r w:rsidDel="00000000" w:rsidR="00000000" w:rsidRPr="00000000">
              <w:rPr>
                <w:rtl w:val="0"/>
              </w:rPr>
            </w:r>
          </w:p>
        </w:tc>
        <w:tc>
          <w:tcPr/>
          <w:p w:rsidR="00000000" w:rsidDel="00000000" w:rsidP="00000000" w:rsidRDefault="00000000" w:rsidRPr="00000000" w14:paraId="00000015">
            <w:pPr>
              <w:jc w:val="both"/>
              <w:rPr/>
            </w:pPr>
            <w:r w:rsidDel="00000000" w:rsidR="00000000" w:rsidRPr="00000000">
              <w:rPr>
                <w:rFonts w:ascii="Times New Roman" w:cs="Times New Roman" w:eastAsia="Times New Roman" w:hAnsi="Times New Roman"/>
                <w:sz w:val="24"/>
                <w:szCs w:val="24"/>
                <w:rtl w:val="0"/>
              </w:rPr>
              <w:t xml:space="preserve">-Not mangrove-specific -30m resolution using NASA/USGS Data Landsat(Optical Imagery) -Defines trees as vegetation with canopy cover above 10%(What this paper uses) -Uses decision tree classification to classify trees</w:t>
            </w:r>
            <w:r w:rsidDel="00000000" w:rsidR="00000000" w:rsidRPr="00000000">
              <w:rPr>
                <w:rtl w:val="0"/>
              </w:rPr>
            </w:r>
          </w:p>
        </w:tc>
        <w:tc>
          <w:tcPr/>
          <w:p w:rsidR="00000000" w:rsidDel="00000000" w:rsidP="00000000" w:rsidRDefault="00000000" w:rsidRPr="00000000" w14:paraId="00000016">
            <w:pPr>
              <w:jc w:val="both"/>
              <w:rPr/>
            </w:pPr>
            <w:r w:rsidDel="00000000" w:rsidR="00000000" w:rsidRPr="00000000">
              <w:rPr>
                <w:rFonts w:ascii="Times New Roman" w:cs="Times New Roman" w:eastAsia="Times New Roman" w:hAnsi="Times New Roman"/>
                <w:sz w:val="24"/>
                <w:szCs w:val="24"/>
                <w:rtl w:val="0"/>
              </w:rPr>
              <w:t xml:space="preserve">-Annual dataset -High-resolution forest loss data</w:t>
            </w:r>
            <w:r w:rsidDel="00000000" w:rsidR="00000000" w:rsidRPr="00000000">
              <w:rPr>
                <w:rtl w:val="0"/>
              </w:rPr>
            </w:r>
          </w:p>
        </w:tc>
        <w:tc>
          <w:tcPr/>
          <w:p w:rsidR="00000000" w:rsidDel="00000000" w:rsidP="00000000" w:rsidRDefault="00000000" w:rsidRPr="00000000" w14:paraId="00000017">
            <w:pPr>
              <w:jc w:val="both"/>
              <w:rPr/>
            </w:pPr>
            <w:r w:rsidDel="00000000" w:rsidR="00000000" w:rsidRPr="00000000">
              <w:rPr>
                <w:rFonts w:ascii="Times New Roman" w:cs="Times New Roman" w:eastAsia="Times New Roman" w:hAnsi="Times New Roman"/>
                <w:sz w:val="24"/>
                <w:szCs w:val="24"/>
                <w:rtl w:val="0"/>
              </w:rPr>
              <w:t xml:space="preserve">-Optical imagery means that clouds can affect readings, as well as tidal changes. -Confuses mangroves with other forests due to decision tree classification</w:t>
            </w:r>
            <w:r w:rsidDel="00000000" w:rsidR="00000000" w:rsidRPr="00000000">
              <w:rPr>
                <w:rtl w:val="0"/>
              </w:rPr>
            </w:r>
          </w:p>
        </w:tc>
      </w:tr>
      <w:tr>
        <w:trPr>
          <w:cantSplit w:val="0"/>
          <w:tblHeader w:val="0"/>
        </w:trPr>
        <w:tc>
          <w:tcPr/>
          <w:p w:rsidR="00000000" w:rsidDel="00000000" w:rsidP="00000000" w:rsidRDefault="00000000" w:rsidRPr="00000000" w14:paraId="00000018">
            <w:pPr>
              <w:jc w:val="both"/>
              <w:rPr/>
            </w:pPr>
            <w:r w:rsidDel="00000000" w:rsidR="00000000" w:rsidRPr="00000000">
              <w:rPr>
                <w:rFonts w:ascii="Times New Roman" w:cs="Times New Roman" w:eastAsia="Times New Roman" w:hAnsi="Times New Roman"/>
                <w:sz w:val="24"/>
                <w:szCs w:val="24"/>
                <w:rtl w:val="0"/>
              </w:rPr>
              <w:t xml:space="preserve">Global Mangrove Watch</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vertAlign w:val="superscript"/>
                <w:rtl w:val="0"/>
              </w:rPr>
              <w:t xml:space="preserve">6</w:t>
            </w:r>
            <w:r w:rsidDel="00000000" w:rsidR="00000000" w:rsidRPr="00000000">
              <w:rPr>
                <w:rtl w:val="0"/>
              </w:rPr>
            </w:r>
          </w:p>
        </w:tc>
        <w:tc>
          <w:tcPr/>
          <w:p w:rsidR="00000000" w:rsidDel="00000000" w:rsidP="00000000" w:rsidRDefault="00000000" w:rsidRPr="00000000" w14:paraId="00000019">
            <w:pPr>
              <w:jc w:val="both"/>
              <w:rPr/>
            </w:pPr>
            <w:r w:rsidDel="00000000" w:rsidR="00000000" w:rsidRPr="00000000">
              <w:rPr>
                <w:rFonts w:ascii="Times New Roman" w:cs="Times New Roman" w:eastAsia="Times New Roman" w:hAnsi="Times New Roman"/>
                <w:sz w:val="24"/>
                <w:szCs w:val="24"/>
                <w:rtl w:val="0"/>
              </w:rPr>
              <w:t xml:space="preserve">-Mangrove-specific -10m resolution using ALOS PALSAR, ESA World cover, Landsat(Radar and Optical imagery) -Classifies mangroves based on intertidal forests in coastal regions -Uses object based classification as well as radar texture</w:t>
            </w:r>
            <w:r w:rsidDel="00000000" w:rsidR="00000000" w:rsidRPr="00000000">
              <w:rPr>
                <w:rtl w:val="0"/>
              </w:rPr>
            </w:r>
          </w:p>
        </w:tc>
        <w:tc>
          <w:tcPr/>
          <w:p w:rsidR="00000000" w:rsidDel="00000000" w:rsidP="00000000" w:rsidRDefault="00000000" w:rsidRPr="00000000" w14:paraId="0000001A">
            <w:pPr>
              <w:jc w:val="both"/>
              <w:rPr/>
            </w:pPr>
            <w:r w:rsidDel="00000000" w:rsidR="00000000" w:rsidRPr="00000000">
              <w:rPr>
                <w:rFonts w:ascii="Times New Roman" w:cs="Times New Roman" w:eastAsia="Times New Roman" w:hAnsi="Times New Roman"/>
                <w:sz w:val="24"/>
                <w:szCs w:val="24"/>
                <w:rtl w:val="0"/>
              </w:rPr>
              <w:t xml:space="preserve">-High reported accuracy in published validation(94.0% accuracy)</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due to object based classification and radar and optical (cloud/tidal effects don't affect data)</w:t>
            </w:r>
            <w:r w:rsidDel="00000000" w:rsidR="00000000" w:rsidRPr="00000000">
              <w:rPr>
                <w:rtl w:val="0"/>
              </w:rPr>
            </w:r>
          </w:p>
        </w:tc>
        <w:tc>
          <w:tcPr/>
          <w:p w:rsidR="00000000" w:rsidDel="00000000" w:rsidP="00000000" w:rsidRDefault="00000000" w:rsidRPr="00000000" w14:paraId="0000001B">
            <w:pPr>
              <w:jc w:val="both"/>
              <w:rPr/>
            </w:pPr>
            <w:r w:rsidDel="00000000" w:rsidR="00000000" w:rsidRPr="00000000">
              <w:rPr>
                <w:rFonts w:ascii="Times New Roman" w:cs="Times New Roman" w:eastAsia="Times New Roman" w:hAnsi="Times New Roman"/>
                <w:sz w:val="24"/>
                <w:szCs w:val="24"/>
                <w:rtl w:val="0"/>
              </w:rPr>
              <w:t xml:space="preserve">-Not strictly yearly based dataset</w:t>
            </w:r>
            <w:r w:rsidDel="00000000" w:rsidR="00000000" w:rsidRPr="00000000">
              <w:rPr>
                <w:rtl w:val="0"/>
              </w:rPr>
            </w:r>
          </w:p>
        </w:tc>
      </w:tr>
    </w:tbl>
    <w:p w:rsidR="00000000" w:rsidDel="00000000" w:rsidP="00000000" w:rsidRDefault="00000000" w:rsidRPr="00000000" w14:paraId="0000001C">
      <w:pPr>
        <w:jc w:val="both"/>
        <w:rPr/>
      </w:pPr>
      <w:r w:rsidDel="00000000" w:rsidR="00000000" w:rsidRPr="00000000">
        <w:rPr>
          <w:rFonts w:ascii="Times New Roman" w:cs="Times New Roman" w:eastAsia="Times New Roman" w:hAnsi="Times New Roman"/>
          <w:sz w:val="24"/>
          <w:szCs w:val="24"/>
          <w:rtl w:val="0"/>
        </w:rPr>
        <w:t xml:space="preserve">Table 1. Comparison of datasets used in this study (Hansen Global Forest Change vs Global Mangrove Watch). Summary of key dataset characteristics relevant to mangrove mapping and comparison, including whether the product is mangrove-specific, spatial resolution, sensor type (optical vs radar+optical), classification approach, and expected limitations in coastal/intertidal environments.</w:t>
      </w:r>
      <w:r w:rsidDel="00000000" w:rsidR="00000000" w:rsidRPr="00000000">
        <w:rPr>
          <w:rtl w:val="0"/>
        </w:rPr>
      </w:r>
    </w:p>
    <w:p w:rsidR="00000000" w:rsidDel="00000000" w:rsidP="00000000" w:rsidRDefault="00000000" w:rsidRPr="00000000" w14:paraId="0000001D">
      <w:pPr>
        <w:pStyle w:val="Heading2"/>
        <w:jc w:val="both"/>
        <w:rPr/>
      </w:pPr>
      <w:r w:rsidDel="00000000" w:rsidR="00000000" w:rsidRPr="00000000">
        <w:rPr>
          <w:rtl w:val="0"/>
        </w:rPr>
        <w:t xml:space="preserve">Methods</w:t>
      </w:r>
    </w:p>
    <w:p w:rsidR="00000000" w:rsidDel="00000000" w:rsidP="00000000" w:rsidRDefault="00000000" w:rsidRPr="00000000" w14:paraId="0000001E">
      <w:pPr>
        <w:pStyle w:val="Heading3"/>
        <w:jc w:val="both"/>
        <w:rPr/>
      </w:pPr>
      <w:r w:rsidDel="00000000" w:rsidR="00000000" w:rsidRPr="00000000">
        <w:rPr>
          <w:rtl w:val="0"/>
        </w:rPr>
        <w:t xml:space="preserve">Study Area</w:t>
      </w:r>
    </w:p>
    <w:p w:rsidR="00000000" w:rsidDel="00000000" w:rsidP="00000000" w:rsidRDefault="00000000" w:rsidRPr="00000000" w14:paraId="0000001F">
      <w:pPr>
        <w:jc w:val="both"/>
        <w:rPr/>
      </w:pPr>
      <w:r w:rsidDel="00000000" w:rsidR="00000000" w:rsidRPr="00000000">
        <w:rPr>
          <w:rFonts w:ascii="Times New Roman" w:cs="Times New Roman" w:eastAsia="Times New Roman" w:hAnsi="Times New Roman"/>
          <w:sz w:val="24"/>
          <w:szCs w:val="24"/>
          <w:rtl w:val="0"/>
        </w:rPr>
        <w:t xml:space="preserve">The study is focused on the mangrove ecosystems within the Mumbai region in India. The analysis was restricted to the tile corresponding to 20N, 70E in the Hansen dataset</w:t>
      </w:r>
      <w:sdt>
        <w:sdtPr>
          <w:id w:val="2101102480"/>
          <w:tag w:val="goog_rdk_74"/>
        </w:sdtPr>
        <w:sdtContent>
          <w:ins w:author="Aaryamann Goenka" w:id="34" w:date="2026-04-29T08:22:57Z">
            <w:r w:rsidDel="00000000" w:rsidR="00000000" w:rsidRPr="00000000">
              <w:rPr>
                <w:rFonts w:ascii="Times New Roman" w:cs="Times New Roman" w:eastAsia="Times New Roman" w:hAnsi="Times New Roman"/>
                <w:sz w:val="24"/>
                <w:szCs w:val="24"/>
                <w:rtl w:val="0"/>
              </w:rPr>
              <w:t xml:space="preserve">, with the mangrove mask defined from the corresponding GMW tiles (N20E072 and N20E073, merged)</w:t>
            </w:r>
          </w:ins>
        </w:sdtContent>
      </w:sdt>
      <w:r w:rsidDel="00000000" w:rsidR="00000000" w:rsidRPr="00000000">
        <w:rPr>
          <w:rFonts w:ascii="Times New Roman" w:cs="Times New Roman" w:eastAsia="Times New Roman" w:hAnsi="Times New Roman"/>
          <w:sz w:val="24"/>
          <w:szCs w:val="24"/>
          <w:rtl w:val="0"/>
        </w:rPr>
        <w:t xml:space="preserve">. This tile encompasses the majority of the mangrove cover surrounding Mumbai, including Thane Creek, Mahim, Versova, and Gorai. All spatial analyses were conducted at pixel level within this defined region.</w:t>
      </w:r>
      <w:r w:rsidDel="00000000" w:rsidR="00000000" w:rsidRPr="00000000">
        <w:rPr>
          <w:rtl w:val="0"/>
        </w:rPr>
      </w:r>
    </w:p>
    <w:p w:rsidR="00000000" w:rsidDel="00000000" w:rsidP="00000000" w:rsidRDefault="00000000" w:rsidRPr="00000000" w14:paraId="00000020">
      <w:pPr>
        <w:pStyle w:val="Heading3"/>
        <w:jc w:val="both"/>
        <w:rPr/>
      </w:pPr>
      <w:r w:rsidDel="00000000" w:rsidR="00000000" w:rsidRPr="00000000">
        <w:rPr>
          <w:rtl w:val="0"/>
        </w:rPr>
        <w:t xml:space="preserve">Hansen Global Forest Change (GFC)</w:t>
      </w:r>
    </w:p>
    <w:p w:rsidR="00000000" w:rsidDel="00000000" w:rsidP="00000000" w:rsidRDefault="00000000" w:rsidRPr="00000000" w14:paraId="00000021">
      <w:pPr>
        <w:jc w:val="both"/>
        <w:rPr/>
      </w:pPr>
      <w:sdt>
        <w:sdtPr>
          <w:id w:val="712219186"/>
          <w:tag w:val="goog_rdk_76"/>
        </w:sdtPr>
        <w:sdtContent>
          <w:del w:author="Aaryamann Goenka" w:id="35" w:date="2026-04-29T08:22:57Z">
            <w:r w:rsidDel="00000000" w:rsidR="00000000" w:rsidRPr="00000000">
              <w:rPr>
                <w:rFonts w:ascii="Times New Roman" w:cs="Times New Roman" w:eastAsia="Times New Roman" w:hAnsi="Times New Roman"/>
                <w:sz w:val="24"/>
                <w:szCs w:val="24"/>
                <w:rtl w:val="0"/>
              </w:rPr>
              <w:delText xml:space="preserve">GFC</w:delText>
            </w:r>
          </w:del>
        </w:sdtContent>
      </w:sdt>
      <w:sdt>
        <w:sdtPr>
          <w:id w:val="-1359581965"/>
          <w:tag w:val="goog_rdk_77"/>
        </w:sdtPr>
        <w:sdtContent>
          <w:ins w:author="Aaryamann Goenka" w:id="35" w:date="2026-04-29T08:22:57Z">
            <w:r w:rsidDel="00000000" w:rsidR="00000000" w:rsidRPr="00000000">
              <w:rPr>
                <w:rFonts w:ascii="Times New Roman" w:cs="Times New Roman" w:eastAsia="Times New Roman" w:hAnsi="Times New Roman"/>
                <w:sz w:val="24"/>
                <w:szCs w:val="24"/>
                <w:rtl w:val="0"/>
              </w:rPr>
              <w:t xml:space="preserve">The Hansen Global Forest Change (GFC) product</w:t>
            </w:r>
          </w:ins>
        </w:sdtContent>
      </w:sdt>
      <w:r w:rsidDel="00000000" w:rsidR="00000000" w:rsidRPr="00000000">
        <w:rPr>
          <w:rFonts w:ascii="Times New Roman" w:cs="Times New Roman" w:eastAsia="Times New Roman" w:hAnsi="Times New Roman"/>
          <w:sz w:val="24"/>
          <w:szCs w:val="24"/>
          <w:rtl w:val="0"/>
        </w:rPr>
        <w:t xml:space="preserve"> is a general forest temporal dataset derived mainly from Landsat optical imagery with a 30m resolution, which maps tree cover and annual loss/gain using canopy cover and height thresholds</w:t>
      </w:r>
      <w:sdt>
        <w:sdtPr>
          <w:id w:val="646807652"/>
          <w:tag w:val="goog_rdk_78"/>
        </w:sdtPr>
        <w:sdtContent>
          <w:del w:author="Aaryamann Goenka" w:id="36" w:date="2026-04-29T08:22:57Z">
            <w:r w:rsidDel="00000000" w:rsidR="00000000" w:rsidRPr="00000000">
              <w:rPr>
                <w:rFonts w:ascii="Times New Roman" w:cs="Times New Roman" w:eastAsia="Times New Roman" w:hAnsi="Times New Roman"/>
                <w:sz w:val="24"/>
                <w:szCs w:val="24"/>
                <w:vertAlign w:val="superscript"/>
                <w:rtl w:val="0"/>
              </w:rPr>
              <w:delText xml:space="preserve">12</w:delText>
            </w:r>
          </w:del>
        </w:sdtContent>
      </w:sdt>
      <w:sdt>
        <w:sdtPr>
          <w:id w:val="2100161295"/>
          <w:tag w:val="goog_rdk_79"/>
        </w:sdtPr>
        <w:sdtContent>
          <w:ins w:author="Aaryamann Goenka" w:id="36" w:date="2026-04-29T08:22:57Z">
            <w:r w:rsidDel="00000000" w:rsidR="00000000" w:rsidRPr="00000000">
              <w:rPr>
                <w:rFonts w:ascii="Times New Roman" w:cs="Times New Roman" w:eastAsia="Times New Roman" w:hAnsi="Times New Roman"/>
                <w:sz w:val="24"/>
                <w:szCs w:val="24"/>
                <w:vertAlign w:val="superscript"/>
                <w:rtl w:val="0"/>
              </w:rPr>
              <w:t xml:space="preserve">1</w:t>
            </w:r>
          </w:ins>
        </w:sdtContent>
      </w:sdt>
      <w:r w:rsidDel="00000000" w:rsidR="00000000" w:rsidRPr="00000000">
        <w:rPr>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Since it doesn't explicitly separate mangroves from other </w:t>
      </w:r>
      <w:sdt>
        <w:sdtPr>
          <w:id w:val="-1077833665"/>
          <w:tag w:val="goog_rdk_80"/>
        </w:sdtPr>
        <w:sdtContent>
          <w:del w:author="Aaryamann Goenka" w:id="37" w:date="2026-04-29T08:22:57Z">
            <w:r w:rsidDel="00000000" w:rsidR="00000000" w:rsidRPr="00000000">
              <w:rPr>
                <w:rFonts w:ascii="Times New Roman" w:cs="Times New Roman" w:eastAsia="Times New Roman" w:hAnsi="Times New Roman"/>
                <w:sz w:val="24"/>
                <w:szCs w:val="24"/>
                <w:rtl w:val="0"/>
              </w:rPr>
              <w:delText xml:space="preserve">first</w:delText>
            </w:r>
          </w:del>
        </w:sdtContent>
      </w:sdt>
      <w:sdt>
        <w:sdtPr>
          <w:id w:val="-1480996216"/>
          <w:tag w:val="goog_rdk_81"/>
        </w:sdtPr>
        <w:sdtContent>
          <w:ins w:author="Aaryamann Goenka" w:id="37" w:date="2026-04-29T08:22:57Z">
            <w:r w:rsidDel="00000000" w:rsidR="00000000" w:rsidRPr="00000000">
              <w:rPr>
                <w:rFonts w:ascii="Times New Roman" w:cs="Times New Roman" w:eastAsia="Times New Roman" w:hAnsi="Times New Roman"/>
                <w:sz w:val="24"/>
                <w:szCs w:val="24"/>
                <w:rtl w:val="0"/>
              </w:rPr>
              <w:t xml:space="preserve">forest</w:t>
            </w:r>
          </w:ins>
        </w:sdtContent>
      </w:sdt>
      <w:r w:rsidDel="00000000" w:rsidR="00000000" w:rsidRPr="00000000">
        <w:rPr>
          <w:rFonts w:ascii="Times New Roman" w:cs="Times New Roman" w:eastAsia="Times New Roman" w:hAnsi="Times New Roman"/>
          <w:sz w:val="24"/>
          <w:szCs w:val="24"/>
          <w:rtl w:val="0"/>
        </w:rPr>
        <w:t xml:space="preserve"> or wetland vegetation, it is more susceptible to the effects of cloud cover, mixed coastal pixels, and flooding, leading to the omission or misclassification of mangroves.</w:t>
      </w:r>
      <w:r w:rsidDel="00000000" w:rsidR="00000000" w:rsidRPr="00000000">
        <w:rPr>
          <w:rtl w:val="0"/>
        </w:rPr>
      </w:r>
    </w:p>
    <w:p w:rsidR="00000000" w:rsidDel="00000000" w:rsidP="00000000" w:rsidRDefault="00000000" w:rsidRPr="00000000" w14:paraId="00000022">
      <w:pPr>
        <w:jc w:val="both"/>
        <w:rPr/>
      </w:pPr>
      <w:sdt>
        <w:sdtPr>
          <w:id w:val="-1430466470"/>
          <w:tag w:val="goog_rdk_83"/>
        </w:sdtPr>
        <w:sdtContent>
          <w:del w:author="Aaryamann Goenka" w:id="38" w:date="2026-04-29T08:22:57Z">
            <w:r w:rsidDel="00000000" w:rsidR="00000000" w:rsidRPr="00000000">
              <w:rPr>
                <w:rFonts w:ascii="Times New Roman" w:cs="Times New Roman" w:eastAsia="Times New Roman" w:hAnsi="Times New Roman"/>
                <w:sz w:val="24"/>
                <w:szCs w:val="24"/>
                <w:rtl w:val="0"/>
              </w:rPr>
              <w:delText xml:space="preserve">In this dataset, forest is taken as vegetation with more than 10% canopy cover. The following layers appear within the dataset:</w:delText>
            </w:r>
          </w:del>
        </w:sdtContent>
      </w:sdt>
      <w:r w:rsidDel="00000000" w:rsidR="00000000" w:rsidRPr="00000000">
        <w:rPr>
          <w:rtl w:val="0"/>
        </w:rPr>
      </w:r>
    </w:p>
    <w:p w:rsidR="00000000" w:rsidDel="00000000" w:rsidP="00000000" w:rsidRDefault="00000000" w:rsidRPr="00000000" w14:paraId="00000023">
      <w:pPr>
        <w:jc w:val="both"/>
        <w:rPr/>
      </w:pPr>
      <w:sdt>
        <w:sdtPr>
          <w:id w:val="-1478967532"/>
          <w:tag w:val="goog_rdk_85"/>
        </w:sdtPr>
        <w:sdtContent>
          <w:del w:author="Aaryamann Goenka" w:id="39" w:date="2026-04-29T08:22:57Z">
            <w:r w:rsidDel="00000000" w:rsidR="00000000" w:rsidRPr="00000000">
              <w:rPr>
                <w:rFonts w:ascii="Times New Roman" w:cs="Times New Roman" w:eastAsia="Times New Roman" w:hAnsi="Times New Roman"/>
                <w:sz w:val="24"/>
                <w:szCs w:val="24"/>
                <w:rtl w:val="0"/>
              </w:rPr>
              <w:delText xml:space="preserve">1. Tree cover baseline (treecover2000)</w:delTex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delText xml:space="preserve">2. Loss year</w:delTex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delText xml:space="preserve">3. First year of forest detection</w:delTex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delText xml:space="preserve">4. Last year of forest detection</w:delText>
            </w:r>
          </w:del>
        </w:sdtContent>
      </w:sdt>
      <w:r w:rsidDel="00000000" w:rsidR="00000000" w:rsidRPr="00000000">
        <w:rPr>
          <w:rtl w:val="0"/>
        </w:rPr>
      </w:r>
    </w:p>
    <w:p w:rsidR="00000000" w:rsidDel="00000000" w:rsidP="00000000" w:rsidRDefault="00000000" w:rsidRPr="00000000" w14:paraId="00000024">
      <w:pPr>
        <w:jc w:val="both"/>
        <w:rPr/>
      </w:pPr>
      <w:sdt>
        <w:sdtPr>
          <w:id w:val="342896751"/>
          <w:tag w:val="goog_rdk_87"/>
        </w:sdtPr>
        <w:sdtContent>
          <w:ins w:author="Aaryamann Goenka" w:id="40" w:date="2026-04-29T08:22:57Z">
            <w:r w:rsidDel="00000000" w:rsidR="00000000" w:rsidRPr="00000000">
              <w:rPr>
                <w:rFonts w:ascii="Times New Roman" w:cs="Times New Roman" w:eastAsia="Times New Roman" w:hAnsi="Times New Roman"/>
                <w:sz w:val="24"/>
                <w:szCs w:val="24"/>
                <w:rtl w:val="0"/>
              </w:rPr>
              <w:t xml:space="preserve">In this dataset, forest is defined as vegetation with more than 10% canopy cover. The GFC layers used in this study are: tree cover baseline (treecover2000), which records the percentage canopy cover for each pixel as of the year 2000; loss year (lossyear), which encodes the calendar year a pixel transitioned from forest to non-forest as integers from 1 (corresponding to 2001) through 24 (corresponding to 2024), with 0 meaning no detected loss; and forest gain (gain), a binary flag marking pixels classified as gaining forest cover between 2000 and 2012. The first and last reflectance composite bands provided in the GFC product were not used for temporal analysis in this study, since these contain Landsat reflectance values rather than annual forest state.</w:t>
            </w:r>
          </w:ins>
        </w:sdtContent>
      </w:sdt>
      <w:r w:rsidDel="00000000" w:rsidR="00000000" w:rsidRPr="00000000">
        <w:rPr>
          <w:rtl w:val="0"/>
        </w:rPr>
      </w:r>
    </w:p>
    <w:p w:rsidR="00000000" w:rsidDel="00000000" w:rsidP="00000000" w:rsidRDefault="00000000" w:rsidRPr="00000000" w14:paraId="00000025">
      <w:pPr>
        <w:pStyle w:val="Heading3"/>
        <w:jc w:val="both"/>
        <w:rPr/>
      </w:pPr>
      <w:r w:rsidDel="00000000" w:rsidR="00000000" w:rsidRPr="00000000">
        <w:rPr>
          <w:rtl w:val="0"/>
        </w:rPr>
        <w:t xml:space="preserve">Global Mangrove Watch (GMW)</w:t>
      </w:r>
    </w:p>
    <w:p w:rsidR="00000000" w:rsidDel="00000000" w:rsidP="00000000" w:rsidRDefault="00000000" w:rsidRPr="00000000" w14:paraId="00000026">
      <w:pPr>
        <w:jc w:val="both"/>
        <w:rPr/>
      </w:pPr>
      <w:r w:rsidDel="00000000" w:rsidR="00000000" w:rsidRPr="00000000">
        <w:rPr>
          <w:rFonts w:ascii="Times New Roman" w:cs="Times New Roman" w:eastAsia="Times New Roman" w:hAnsi="Times New Roman"/>
          <w:sz w:val="24"/>
          <w:szCs w:val="24"/>
          <w:rtl w:val="0"/>
        </w:rPr>
        <w:t xml:space="preserve">The GMW dataset gives spatially explicit binary classification of mangrove extent. GMW is a mangrove-specific spatial dataset that integrates radar data (ALOS PALSAR) with optical imagery and coastal habitat masks, allowing it to more accurately detect mangroves in waterlogged, intertidal environments</w:t>
      </w:r>
      <w:sdt>
        <w:sdtPr>
          <w:id w:val="-2055587882"/>
          <w:tag w:val="goog_rdk_88"/>
        </w:sdtPr>
        <w:sdtContent>
          <w:del w:author="Aaryamann Goenka" w:id="41" w:date="2026-04-29T08:22:57Z">
            <w:r w:rsidDel="00000000" w:rsidR="00000000" w:rsidRPr="00000000">
              <w:rPr>
                <w:rFonts w:ascii="Times New Roman" w:cs="Times New Roman" w:eastAsia="Times New Roman" w:hAnsi="Times New Roman"/>
                <w:sz w:val="24"/>
                <w:szCs w:val="24"/>
                <w:vertAlign w:val="superscript"/>
                <w:rtl w:val="0"/>
              </w:rPr>
              <w:delText xml:space="preserve">13</w:delText>
            </w:r>
          </w:del>
        </w:sdtContent>
      </w:sdt>
      <w:sdt>
        <w:sdtPr>
          <w:id w:val="-1052692097"/>
          <w:tag w:val="goog_rdk_89"/>
        </w:sdtPr>
        <w:sdtContent>
          <w:ins w:author="Aaryamann Goenka" w:id="41" w:date="2026-04-29T08:22:57Z">
            <w:r w:rsidDel="00000000" w:rsidR="00000000" w:rsidRPr="00000000">
              <w:rPr>
                <w:rFonts w:ascii="Times New Roman" w:cs="Times New Roman" w:eastAsia="Times New Roman" w:hAnsi="Times New Roman"/>
                <w:sz w:val="24"/>
                <w:szCs w:val="24"/>
                <w:vertAlign w:val="superscript"/>
                <w:rtl w:val="0"/>
              </w:rPr>
              <w:t xml:space="preserve">1</w:t>
            </w:r>
          </w:ins>
        </w:sdtContent>
      </w:sdt>
      <w:r w:rsidDel="00000000" w:rsidR="00000000" w:rsidRPr="00000000">
        <w:rPr>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w:t>
      </w:r>
      <w:sdt>
        <w:sdtPr>
          <w:id w:val="1413108345"/>
          <w:tag w:val="goog_rdk_90"/>
        </w:sdtPr>
        <w:sdtContent>
          <w:ins w:author="Aaryamann Goenka" w:id="42" w:date="2026-04-29T08:22:57Z">
            <w:r w:rsidDel="00000000" w:rsidR="00000000" w:rsidRPr="00000000">
              <w:rPr>
                <w:rFonts w:ascii="Times New Roman" w:cs="Times New Roman" w:eastAsia="Times New Roman" w:hAnsi="Times New Roman"/>
                <w:sz w:val="24"/>
                <w:szCs w:val="24"/>
                <w:rtl w:val="0"/>
              </w:rPr>
              <w:t xml:space="preserve">The Global Mangrove Watch v3 dataset (2020 epoch) was used in this study</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the two tiles N20E072 and N20E073 were merged before analysis to cover the full Mumbai coastline and Thane Creek system. GMW itself is not free of error: published validations note omission and commission errors </w:t>
            </w:r>
            <w:sdt>
              <w:sdtPr>
                <w:id w:val="-470120748"/>
                <w:tag w:val="goog_rdk_91"/>
              </w:sdtPr>
              <w:sdtContent>
                <w:del w:author="Aaryamann Goenka" w:id="43" w:date="2026-05-02T07:01:52Z">
                  <w:r w:rsidDel="00000000" w:rsidR="00000000" w:rsidRPr="00000000">
                    <w:rPr>
                      <w:rFonts w:ascii="Times New Roman" w:cs="Times New Roman" w:eastAsia="Times New Roman" w:hAnsi="Times New Roman"/>
                      <w:sz w:val="24"/>
                      <w:szCs w:val="24"/>
                      <w:rtl w:val="0"/>
                    </w:rPr>
                    <w:delText xml:space="preserve">i</w:delText>
                  </w:r>
                </w:del>
              </w:sdtContent>
            </w:sdt>
          </w:ins>
          <w:sdt>
            <w:sdtPr>
              <w:id w:val="-1501747741"/>
              <w:tag w:val="goog_rdk_92"/>
            </w:sdtPr>
            <w:sdtContent>
              <w:ins w:author="Aaryamann Goenka" w:id="42" w:date="2026-04-29T08:22:57Z">
                <w:r w:rsidDel="00000000" w:rsidR="00000000" w:rsidRPr="00000000">
                  <w:rPr>
                    <w:rtl w:val="0"/>
                    <w:rPrChange w:author="Aaryamann Goenka" w:id="44" w:date="2026-05-02T07:01:52Z">
                      <w:rPr>
                        <w:rFonts w:ascii="Times New Roman" w:cs="Times New Roman" w:eastAsia="Times New Roman" w:hAnsi="Times New Roman"/>
                        <w:sz w:val="24"/>
                        <w:szCs w:val="24"/>
                      </w:rPr>
                    </w:rPrChange>
                  </w:rPr>
                  <w:t xml:space="preserve">of narrow or fragmented mangrove patches, increased uncertainty in disturbed or intertidal regions, and artefacts introduced by sensor limitations</w:t>
                </w:r>
              </w:ins>
            </w:sdtContent>
          </w:sdt>
          <w:ins w:author="Aaryamann Goenka" w:id="42" w:date="2026-04-29T08:22:57Z">
            <w:sdt>
              <w:sdtPr>
                <w:id w:val="-1725450196"/>
                <w:tag w:val="goog_rdk_93"/>
              </w:sdtPr>
              <w:sdtContent>
                <w:del w:author="Aaryamann Goenka" w:id="43" w:date="2026-05-02T07:01:52Z">
                  <w:sdt>
                    <w:sdtPr>
                      <w:id w:val="-714414236"/>
                      <w:tag w:val="goog_rdk_94"/>
                    </w:sdtPr>
                    <w:sdtContent>
                      <w:r w:rsidDel="00000000" w:rsidR="00000000" w:rsidRPr="00000000">
                        <w:rPr>
                          <w:rtl w:val="0"/>
                          <w:rPrChange w:author="Aaryamann Goenka" w:id="44" w:date="2026-05-02T07:01:52Z">
                            <w:rPr>
                              <w:rFonts w:ascii="Times New Roman" w:cs="Times New Roman" w:eastAsia="Times New Roman" w:hAnsi="Times New Roman"/>
                              <w:sz w:val="24"/>
                              <w:szCs w:val="24"/>
                            </w:rPr>
                          </w:rPrChange>
                        </w:rPr>
                        <w:delText xml:space="preserve">n narrow intertidal zones and along sparse fringe areas</w:delText>
                      </w:r>
                    </w:sdtContent>
                  </w:sdt>
                </w:del>
              </w:sdtContent>
            </w:sdt>
            <w:r w:rsidDel="00000000" w:rsidR="00000000" w:rsidRPr="00000000">
              <w:rPr>
                <w:rFonts w:ascii="Times New Roman" w:cs="Times New Roman" w:eastAsia="Times New Roman" w:hAnsi="Times New Roman"/>
                <w:sz w:val="24"/>
                <w:szCs w:val="24"/>
                <w:rtl w:val="0"/>
              </w:rPr>
              <w:t xml:space="preserve">, which can lead to under- or over-counting of mangrove pixels in some regions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vertAlign w:val="superscript"/>
                <w:rtl w:val="0"/>
              </w:rPr>
              <w:t xml:space="preserve">7</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vertAlign w:val="superscript"/>
                <w:rtl w:val="0"/>
              </w:rPr>
              <w:t xml:space="preserve">8</w:t>
            </w:r>
            <w:r w:rsidDel="00000000" w:rsidR="00000000" w:rsidRPr="00000000">
              <w:rPr>
                <w:rFonts w:ascii="Times New Roman" w:cs="Times New Roman" w:eastAsia="Times New Roman" w:hAnsi="Times New Roman"/>
                <w:sz w:val="24"/>
                <w:szCs w:val="24"/>
                <w:rtl w:val="0"/>
              </w:rPr>
              <w:t xml:space="preserve">.</w:t>
            </w:r>
          </w:ins>
        </w:sdtContent>
      </w:sdt>
      <w:r w:rsidDel="00000000" w:rsidR="00000000" w:rsidRPr="00000000">
        <w:rPr>
          <w:rFonts w:ascii="Times New Roman" w:cs="Times New Roman" w:eastAsia="Times New Roman" w:hAnsi="Times New Roman"/>
          <w:sz w:val="24"/>
          <w:szCs w:val="24"/>
          <w:rtl w:val="0"/>
        </w:rPr>
        <w:t xml:space="preserve"> Due to their unique techniques of collecting data, including differences in sensor type (only optical vs radar+optical), classification thresholds, spatial resolution, and ecological constraints, there are often discrepancies between the two.</w:t>
      </w:r>
      <w:r w:rsidDel="00000000" w:rsidR="00000000" w:rsidRPr="00000000">
        <w:rPr>
          <w:rtl w:val="0"/>
        </w:rPr>
      </w:r>
    </w:p>
    <w:p w:rsidR="00000000" w:rsidDel="00000000" w:rsidP="00000000" w:rsidRDefault="00000000" w:rsidRPr="00000000" w14:paraId="00000027">
      <w:pPr>
        <w:jc w:val="both"/>
        <w:rPr/>
      </w:pPr>
      <w:r w:rsidDel="00000000" w:rsidR="00000000" w:rsidRPr="00000000">
        <w:rPr>
          <w:rFonts w:ascii="Times New Roman" w:cs="Times New Roman" w:eastAsia="Times New Roman" w:hAnsi="Times New Roman"/>
          <w:sz w:val="24"/>
          <w:szCs w:val="24"/>
          <w:rtl w:val="0"/>
        </w:rPr>
        <w:t xml:space="preserve">In this study, the GMW was the </w:t>
      </w:r>
      <w:sdt>
        <w:sdtPr>
          <w:id w:val="468602110"/>
          <w:tag w:val="goog_rdk_95"/>
        </w:sdtPr>
        <w:sdtContent>
          <w:del w:author="Aaryamann Goenka" w:id="45" w:date="2026-04-29T08:22:57Z">
            <w:r w:rsidDel="00000000" w:rsidR="00000000" w:rsidRPr="00000000">
              <w:rPr>
                <w:rFonts w:ascii="Times New Roman" w:cs="Times New Roman" w:eastAsia="Times New Roman" w:hAnsi="Times New Roman"/>
                <w:sz w:val="24"/>
                <w:szCs w:val="24"/>
                <w:rtl w:val="0"/>
              </w:rPr>
              <w:delText xml:space="preserve">baseline</w:delText>
            </w:r>
          </w:del>
        </w:sdtContent>
      </w:sdt>
      <w:sdt>
        <w:sdtPr>
          <w:id w:val="1202055726"/>
          <w:tag w:val="goog_rdk_96"/>
        </w:sdtPr>
        <w:sdtContent>
          <w:ins w:author="Aaryamann Goenka" w:id="45" w:date="2026-04-29T08:22:57Z">
            <w:r w:rsidDel="00000000" w:rsidR="00000000" w:rsidRPr="00000000">
              <w:rPr>
                <w:rFonts w:ascii="Times New Roman" w:cs="Times New Roman" w:eastAsia="Times New Roman" w:hAnsi="Times New Roman"/>
                <w:sz w:val="24"/>
                <w:szCs w:val="24"/>
                <w:rtl w:val="0"/>
              </w:rPr>
              <w:t xml:space="preserve">reference</w:t>
            </w:r>
          </w:ins>
        </w:sdtContent>
      </w:sdt>
      <w:r w:rsidDel="00000000" w:rsidR="00000000" w:rsidRPr="00000000">
        <w:rPr>
          <w:rFonts w:ascii="Times New Roman" w:cs="Times New Roman" w:eastAsia="Times New Roman" w:hAnsi="Times New Roman"/>
          <w:sz w:val="24"/>
          <w:szCs w:val="24"/>
          <w:rtl w:val="0"/>
        </w:rPr>
        <w:t xml:space="preserve"> mask used to define the spatial extent within which all other detection analysis was performed</w:t>
      </w:r>
      <w:sdt>
        <w:sdtPr>
          <w:id w:val="1675155676"/>
          <w:tag w:val="goog_rdk_97"/>
        </w:sdtPr>
        <w:sdtContent>
          <w:ins w:author="Aaryamann Goenka" w:id="46" w:date="2026-04-29T08:22:57Z">
            <w:r w:rsidDel="00000000" w:rsidR="00000000" w:rsidRPr="00000000">
              <w:rPr>
                <w:rFonts w:ascii="Times New Roman" w:cs="Times New Roman" w:eastAsia="Times New Roman" w:hAnsi="Times New Roman"/>
                <w:sz w:val="24"/>
                <w:szCs w:val="24"/>
                <w:rtl w:val="0"/>
              </w:rPr>
              <w:t xml:space="preserve">, not as a validated ground truth</w:t>
            </w:r>
          </w:ins>
        </w:sdtContent>
      </w:sdt>
      <w:r w:rsidDel="00000000" w:rsidR="00000000" w:rsidRPr="00000000">
        <w:rPr>
          <w:rFonts w:ascii="Times New Roman" w:cs="Times New Roman" w:eastAsia="Times New Roman" w:hAnsi="Times New Roman"/>
          <w:sz w:val="24"/>
          <w:szCs w:val="24"/>
          <w:rtl w:val="0"/>
        </w:rPr>
        <w:t xml:space="preserve">. Unlike GMW, the Hansen dataset does not distinguish mangroves from other forest types. It detects tree cover based on spectral classification and canopy thresholds.</w:t>
      </w:r>
      <w:r w:rsidDel="00000000" w:rsidR="00000000" w:rsidRPr="00000000">
        <w:rPr>
          <w:rtl w:val="0"/>
        </w:rPr>
      </w:r>
    </w:p>
    <w:p w:rsidR="00000000" w:rsidDel="00000000" w:rsidP="00000000" w:rsidRDefault="00000000" w:rsidRPr="00000000" w14:paraId="00000028">
      <w:pPr>
        <w:pStyle w:val="Heading3"/>
        <w:jc w:val="both"/>
        <w:rPr/>
      </w:pPr>
      <w:r w:rsidDel="00000000" w:rsidR="00000000" w:rsidRPr="00000000">
        <w:rPr>
          <w:rtl w:val="0"/>
        </w:rPr>
        <w:t xml:space="preserve">Raster Preprocessing and Spatial Alignment</w:t>
      </w:r>
    </w:p>
    <w:p w:rsidR="00000000" w:rsidDel="00000000" w:rsidP="00000000" w:rsidRDefault="00000000" w:rsidRPr="00000000" w14:paraId="00000029">
      <w:pPr>
        <w:jc w:val="both"/>
        <w:rPr/>
      </w:pPr>
      <w:r w:rsidDel="00000000" w:rsidR="00000000" w:rsidRPr="00000000">
        <w:rPr>
          <w:rFonts w:ascii="Times New Roman" w:cs="Times New Roman" w:eastAsia="Times New Roman" w:hAnsi="Times New Roman"/>
          <w:sz w:val="24"/>
          <w:szCs w:val="24"/>
          <w:rtl w:val="0"/>
        </w:rPr>
        <w:t xml:space="preserve">All raster preprocessing was performed using Python, primarily with the rasterio, numpy, and pyproj libraries</w:t>
      </w:r>
      <w:sdt>
        <w:sdtPr>
          <w:id w:val="-2053398208"/>
          <w:tag w:val="goog_rdk_98"/>
        </w:sdtPr>
        <w:sdtContent>
          <w:del w:author="Aaryamann Goenka" w:id="47" w:date="2026-04-29T08:22:57Z">
            <w:r w:rsidDel="00000000" w:rsidR="00000000" w:rsidRPr="00000000">
              <w:rPr>
                <w:rFonts w:ascii="Times New Roman" w:cs="Times New Roman" w:eastAsia="Times New Roman" w:hAnsi="Times New Roman"/>
                <w:sz w:val="24"/>
                <w:szCs w:val="24"/>
                <w:vertAlign w:val="superscript"/>
                <w:rtl w:val="0"/>
              </w:rPr>
              <w:delText xml:space="preserve">14,15,16,17</w:delText>
            </w:r>
          </w:del>
        </w:sdtContent>
      </w:sdt>
      <w:sdt>
        <w:sdtPr>
          <w:id w:val="-1919762095"/>
          <w:tag w:val="goog_rdk_99"/>
        </w:sdtPr>
        <w:sdtContent>
          <w:ins w:author="Aaryamann Goenka" w:id="47" w:date="2026-04-29T08:22:57Z">
            <w:r w:rsidDel="00000000" w:rsidR="00000000" w:rsidRPr="00000000">
              <w:rPr>
                <w:rFonts w:ascii="Times New Roman" w:cs="Times New Roman" w:eastAsia="Times New Roman" w:hAnsi="Times New Roman"/>
                <w:sz w:val="24"/>
                <w:szCs w:val="24"/>
                <w:vertAlign w:val="superscript"/>
                <w:rtl w:val="0"/>
              </w:rPr>
              <w:t xml:space="preserve">19,20,21</w:t>
            </w:r>
          </w:ins>
        </w:sdtContent>
      </w:sdt>
      <w:r w:rsidDel="00000000" w:rsidR="00000000" w:rsidRPr="00000000">
        <w:rPr>
          <w:rFonts w:ascii="Times New Roman" w:cs="Times New Roman" w:eastAsia="Times New Roman" w:hAnsi="Times New Roman"/>
          <w:sz w:val="24"/>
          <w:szCs w:val="24"/>
          <w:vertAlign w:val="superscript"/>
          <w:rtl w:val="0"/>
        </w:rPr>
        <w:t xml:space="preserve">,22</w:t>
      </w:r>
      <w:r w:rsidDel="00000000" w:rsidR="00000000" w:rsidRPr="00000000">
        <w:rPr>
          <w:rFonts w:ascii="Times New Roman" w:cs="Times New Roman" w:eastAsia="Times New Roman" w:hAnsi="Times New Roman"/>
          <w:sz w:val="24"/>
          <w:szCs w:val="24"/>
          <w:rtl w:val="0"/>
        </w:rPr>
        <w:t xml:space="preserve">. </w:t>
      </w:r>
      <w:sdt>
        <w:sdtPr>
          <w:id w:val="1236197189"/>
          <w:tag w:val="goog_rdk_100"/>
        </w:sdtPr>
        <w:sdtContent>
          <w:ins w:author="Aaryamann Goenka" w:id="48" w:date="2026-04-29T08:22:57Z">
            <w:r w:rsidDel="00000000" w:rsidR="00000000" w:rsidRPr="00000000">
              <w:rPr>
                <w:rFonts w:ascii="Times New Roman" w:cs="Times New Roman" w:eastAsia="Times New Roman" w:hAnsi="Times New Roman"/>
                <w:sz w:val="24"/>
                <w:szCs w:val="24"/>
                <w:rtl w:val="0"/>
              </w:rPr>
              <w:t xml:space="preserve">The Hansen GFC analysis covers the period from 2000 to 2024, set by the treecover2000 baseline and the 2024 release of the lossyear band.</w:t>
            </w:r>
          </w:ins>
        </w:sdtContent>
      </w:sdt>
      <w:r w:rsidDel="00000000" w:rsidR="00000000" w:rsidRPr="00000000">
        <w:rPr>
          <w:rtl w:val="0"/>
        </w:rPr>
      </w:r>
    </w:p>
    <w:p w:rsidR="00000000" w:rsidDel="00000000" w:rsidP="00000000" w:rsidRDefault="00000000" w:rsidRPr="00000000" w14:paraId="0000002A">
      <w:pPr>
        <w:jc w:val="both"/>
        <w:rPr/>
      </w:pPr>
      <w:r w:rsidDel="00000000" w:rsidR="00000000" w:rsidRPr="00000000">
        <w:rPr>
          <w:rFonts w:ascii="Times New Roman" w:cs="Times New Roman" w:eastAsia="Times New Roman" w:hAnsi="Times New Roman"/>
          <w:sz w:val="24"/>
          <w:szCs w:val="24"/>
          <w:rtl w:val="0"/>
        </w:rPr>
        <w:t xml:space="preserve">One of the major issues with using the different datasets is the fact that they are using different coordinate reference systems (CRS). This makes it difficult to conduct a direct comparison between the two datasets. Thus, we first projected both datasets onto a common projected coordinate system: EPSG:32643 (UTM Zone 43N).</w:t>
      </w:r>
      <w:r w:rsidDel="00000000" w:rsidR="00000000" w:rsidRPr="00000000">
        <w:rPr>
          <w:rtl w:val="0"/>
        </w:rPr>
      </w:r>
    </w:p>
    <w:p w:rsidR="00000000" w:rsidDel="00000000" w:rsidP="00000000" w:rsidRDefault="00000000" w:rsidRPr="00000000" w14:paraId="0000002B">
      <w:pPr>
        <w:jc w:val="both"/>
        <w:rPr/>
      </w:pPr>
      <w:r w:rsidDel="00000000" w:rsidR="00000000" w:rsidRPr="00000000">
        <w:rPr>
          <w:rFonts w:ascii="Times New Roman" w:cs="Times New Roman" w:eastAsia="Times New Roman" w:hAnsi="Times New Roman"/>
          <w:sz w:val="24"/>
          <w:szCs w:val="24"/>
          <w:rtl w:val="0"/>
        </w:rPr>
        <w:t xml:space="preserve">This projection was selected because it is appropriate for western India and allows accurate area calculations in meters. Reprojection was performed using nearest-neighbor resampling to preserve categorical integrity of forest and mangrove classifications.</w:t>
      </w:r>
      <w:r w:rsidDel="00000000" w:rsidR="00000000" w:rsidRPr="00000000">
        <w:rPr>
          <w:rtl w:val="0"/>
        </w:rPr>
      </w:r>
    </w:p>
    <w:p w:rsidR="00000000" w:rsidDel="00000000" w:rsidP="00000000" w:rsidRDefault="00000000" w:rsidRPr="00000000" w14:paraId="0000002C">
      <w:pPr>
        <w:jc w:val="both"/>
        <w:rPr/>
      </w:pPr>
      <w:r w:rsidDel="00000000" w:rsidR="00000000" w:rsidRPr="00000000">
        <w:rPr>
          <w:rFonts w:ascii="Times New Roman" w:cs="Times New Roman" w:eastAsia="Times New Roman" w:hAnsi="Times New Roman"/>
          <w:sz w:val="24"/>
          <w:szCs w:val="24"/>
          <w:rtl w:val="0"/>
        </w:rPr>
        <w:t xml:space="preserve">Subsequently, we aligned the two grids to allow for a pixel level comparison. The GMW raster was resampled to match the Hansen grid so that each pixel represented the same geographic area across datasets.</w:t>
      </w:r>
      <w:r w:rsidDel="00000000" w:rsidR="00000000" w:rsidRPr="00000000">
        <w:rPr>
          <w:rtl w:val="0"/>
        </w:rPr>
      </w:r>
    </w:p>
    <w:p w:rsidR="00000000" w:rsidDel="00000000" w:rsidP="00000000" w:rsidRDefault="00000000" w:rsidRPr="00000000" w14:paraId="0000002D">
      <w:pPr>
        <w:jc w:val="both"/>
        <w:rPr/>
      </w:pPr>
      <w:r w:rsidDel="00000000" w:rsidR="00000000" w:rsidRPr="00000000">
        <w:rPr>
          <w:rFonts w:ascii="Times New Roman" w:cs="Times New Roman" w:eastAsia="Times New Roman" w:hAnsi="Times New Roman"/>
          <w:sz w:val="24"/>
          <w:szCs w:val="24"/>
          <w:rtl w:val="0"/>
        </w:rPr>
        <w:t xml:space="preserve">Then the pixel area was calculated for both datasets using the relation: Pixel area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|pixel width × pixel height|. Which leads to area, in hectares, as Area (ha) = (pixel count × pixel area in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10,000. All statistics in the Results section come from this calculation.</w:t>
      </w:r>
      <w:r w:rsidDel="00000000" w:rsidR="00000000" w:rsidRPr="00000000">
        <w:rPr>
          <w:rtl w:val="0"/>
        </w:rPr>
      </w:r>
    </w:p>
    <w:p w:rsidR="00000000" w:rsidDel="00000000" w:rsidP="00000000" w:rsidRDefault="00000000" w:rsidRPr="00000000" w14:paraId="0000002E">
      <w:pPr>
        <w:jc w:val="both"/>
        <w:rPr/>
      </w:pPr>
      <w:sdt>
        <w:sdtPr>
          <w:id w:val="-1280893951"/>
          <w:tag w:val="goog_rdk_102"/>
        </w:sdtPr>
        <w:sdtContent>
          <w:ins w:author="Aaryamann Goenka" w:id="49" w:date="2026-04-29T08:22:57Z">
            <w:r w:rsidDel="00000000" w:rsidR="00000000" w:rsidRPr="00000000">
              <w:rPr>
                <w:rFonts w:ascii="Times New Roman" w:cs="Times New Roman" w:eastAsia="Times New Roman" w:hAnsi="Times New Roman"/>
                <w:sz w:val="24"/>
                <w:szCs w:val="24"/>
                <w:rtl w:val="0"/>
              </w:rPr>
              <w:t xml:space="preserve">Nodata pixels in treecover2000 and lossyear were treated as zero after masking to the GMW extent. Pixels where the GMW mask was zero or nodata were excluded from all calculations.</w:t>
            </w:r>
          </w:ins>
        </w:sdtContent>
      </w:sdt>
      <w:r w:rsidDel="00000000" w:rsidR="00000000" w:rsidRPr="00000000">
        <w:rPr>
          <w:rtl w:val="0"/>
        </w:rPr>
      </w:r>
    </w:p>
    <w:p w:rsidR="00000000" w:rsidDel="00000000" w:rsidP="00000000" w:rsidRDefault="00000000" w:rsidRPr="00000000" w14:paraId="0000002F">
      <w:pPr>
        <w:jc w:val="both"/>
        <w:rPr/>
      </w:pPr>
      <w:sdt>
        <w:sdtPr>
          <w:id w:val="-347553647"/>
          <w:tag w:val="goog_rdk_104"/>
        </w:sdtPr>
        <w:sdtContent>
          <w:del w:author="Aaryamann Goenka" w:id="50" w:date="2026-04-29T08:22:57Z">
            <w:r w:rsidDel="00000000" w:rsidR="00000000" w:rsidRPr="00000000">
              <w:rPr>
                <w:rFonts w:ascii="Times New Roman" w:cs="Times New Roman" w:eastAsia="Times New Roman" w:hAnsi="Times New Roman"/>
                <w:sz w:val="24"/>
                <w:szCs w:val="24"/>
                <w:rtl w:val="0"/>
              </w:rPr>
              <w:delText xml:space="preserve">A mask, that selected where mangroves were detected, was created for GFC and two values extracted: First year of forest detection and Last year of forest detection. These values encode the first and last years in which Hansen classified the pixel as forest. From this we created three classifications: Never forest, Temporary forest &amp; Persistent forest. Basically, where pixels were never detected as mangroves, where they were for some years but not all and where they were always detected. This classification allowed assessment of forest stability within mangrove areas. From this forest detection duration was calculated as the difference between last year and first year of detection. A histogram of detection duration was generated to evaluate persistence patterns, and a spatial duration map was created to identify geographic clustering of stable versus unstable forest detection.</w:delText>
            </w:r>
          </w:del>
        </w:sdtContent>
      </w:sdt>
      <w:r w:rsidDel="00000000" w:rsidR="00000000" w:rsidRPr="00000000">
        <w:rPr>
          <w:rtl w:val="0"/>
        </w:rPr>
      </w:r>
    </w:p>
    <w:p w:rsidR="00000000" w:rsidDel="00000000" w:rsidP="00000000" w:rsidRDefault="00000000" w:rsidRPr="00000000" w14:paraId="00000030">
      <w:pPr>
        <w:jc w:val="both"/>
        <w:rPr/>
      </w:pPr>
      <w:sdt>
        <w:sdtPr>
          <w:id w:val="-1984511939"/>
          <w:tag w:val="goog_rdk_106"/>
        </w:sdtPr>
        <w:sdtContent>
          <w:ins w:author="Aaryamann Goenka" w:id="51" w:date="2026-04-29T08:22:57Z">
            <w:r w:rsidDel="00000000" w:rsidR="00000000" w:rsidRPr="00000000">
              <w:rPr>
                <w:rFonts w:ascii="Times New Roman" w:cs="Times New Roman" w:eastAsia="Times New Roman" w:hAnsi="Times New Roman"/>
                <w:sz w:val="24"/>
                <w:szCs w:val="24"/>
                <w:rtl w:val="0"/>
              </w:rPr>
              <w:t xml:space="preserve">A mask was created from the merged GMW tiles to restrict all analysis to mangrove pixels. Within this mask, three pixel classes were derived from the GFC layers. Pixels with treecover2000 below 10% and gain equal to 0 were classified as never forest. Pixels with treecover2000 at or above 10% and lossyear equal to 0 were classified as persistent forest, since they were forested in 2000 with no detected loss. Pixels with treecover2000 at or above 10% and lossyear greater than 0, or where gain equalled 1 and lossyear was greater than 0, were classified as temporary forest. Basically, never forest captures pixels that Hansen never read as canopy, persistent forest captures stable canopy across the record, and temporary forest captures pixels with detected loss at some point.</w:t>
            </w:r>
          </w:ins>
        </w:sdtContent>
      </w:sdt>
      <w:r w:rsidDel="00000000" w:rsidR="00000000" w:rsidRPr="00000000">
        <w:rPr>
          <w:rtl w:val="0"/>
        </w:rPr>
      </w:r>
    </w:p>
    <w:p w:rsidR="00000000" w:rsidDel="00000000" w:rsidP="00000000" w:rsidRDefault="00000000" w:rsidRPr="00000000" w14:paraId="00000031">
      <w:pPr>
        <w:jc w:val="both"/>
        <w:rPr/>
      </w:pPr>
      <w:sdt>
        <w:sdtPr>
          <w:id w:val="-998374537"/>
          <w:tag w:val="goog_rdk_108"/>
        </w:sdtPr>
        <w:sdtContent>
          <w:ins w:author="Aaryamann Goenka" w:id="52" w:date="2026-04-29T08:22:57Z">
            <w:r w:rsidDel="00000000" w:rsidR="00000000" w:rsidRPr="00000000">
              <w:rPr>
                <w:rFonts w:ascii="Times New Roman" w:cs="Times New Roman" w:eastAsia="Times New Roman" w:hAnsi="Times New Roman"/>
                <w:sz w:val="24"/>
                <w:szCs w:val="24"/>
                <w:rtl w:val="0"/>
              </w:rPr>
              <w:t xml:space="preserve">In compact form:</w: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never forest := treecover2000 &lt; 10 AND gain == 0</w: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persistent forest := treecover2000 ≥ 10 AND lossyear == 0</w: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temporary forest := (treecover2000 ≥ 10 AND lossyear &gt; 0) OR (gain == 1 AND lossyear &gt; 0)</w:t>
            </w:r>
          </w:ins>
        </w:sdtContent>
      </w:sdt>
      <w:r w:rsidDel="00000000" w:rsidR="00000000" w:rsidRPr="00000000">
        <w:rPr>
          <w:rtl w:val="0"/>
        </w:rPr>
      </w:r>
    </w:p>
    <w:p w:rsidR="00000000" w:rsidDel="00000000" w:rsidP="00000000" w:rsidRDefault="00000000" w:rsidRPr="00000000" w14:paraId="00000032">
      <w:pPr>
        <w:jc w:val="both"/>
        <w:rPr/>
      </w:pPr>
      <w:sdt>
        <w:sdtPr>
          <w:id w:val="70214721"/>
          <w:tag w:val="goog_rdk_110"/>
        </w:sdtPr>
        <w:sdtContent>
          <w:ins w:author="Aaryamann Goenka" w:id="53" w:date="2026-04-29T08:22:57Z">
            <w:r w:rsidDel="00000000" w:rsidR="00000000" w:rsidRPr="00000000">
              <w:rPr>
                <w:rFonts w:ascii="Times New Roman" w:cs="Times New Roman" w:eastAsia="Times New Roman" w:hAnsi="Times New Roman"/>
                <w:sz w:val="24"/>
                <w:szCs w:val="24"/>
                <w:rtl w:val="0"/>
              </w:rPr>
              <w:t xml:space="preserve">For temporary forest pixels, the calendar year of forest loss was recovered by adding 2000 to the lossyear value (so a lossyear of 8 corresponds to 2008). The distribution of these decoded years was used to assess when within the 2001–2024 record forest loss was detected within the GMW mask.</w:t>
            </w:r>
          </w:ins>
        </w:sdtContent>
      </w:sdt>
      <w:r w:rsidDel="00000000" w:rsidR="00000000" w:rsidRPr="00000000">
        <w:rPr>
          <w:rtl w:val="0"/>
        </w:rPr>
      </w:r>
    </w:p>
    <w:p w:rsidR="00000000" w:rsidDel="00000000" w:rsidP="00000000" w:rsidRDefault="00000000" w:rsidRPr="00000000" w14:paraId="00000033">
      <w:pPr>
        <w:jc w:val="both"/>
        <w:rPr/>
      </w:pPr>
      <w:r w:rsidDel="00000000" w:rsidR="00000000" w:rsidRPr="00000000">
        <w:rPr>
          <w:rFonts w:ascii="Times New Roman" w:cs="Times New Roman" w:eastAsia="Times New Roman" w:hAnsi="Times New Roman"/>
          <w:sz w:val="24"/>
          <w:szCs w:val="24"/>
          <w:rtl w:val="0"/>
        </w:rPr>
        <w:t xml:space="preserve">To quantify agreement between datasets, three spatial comparisons were computed: </w:t>
      </w:r>
      <w:sdt>
        <w:sdtPr>
          <w:id w:val="1213756994"/>
          <w:tag w:val="goog_rdk_111"/>
        </w:sdtPr>
        <w:sdtContent>
          <w:ins w:author="Aaryamann Goenka" w:id="54" w:date="2026-04-29T08:22:57Z">
            <w:r w:rsidDel="00000000" w:rsidR="00000000" w:rsidRPr="00000000">
              <w:rPr>
                <w:rFonts w:ascii="Times New Roman" w:cs="Times New Roman" w:eastAsia="Times New Roman" w:hAnsi="Times New Roman"/>
                <w:sz w:val="24"/>
                <w:szCs w:val="24"/>
                <w:rtl w:val="0"/>
              </w:rPr>
              <w:t xml:space="preserve">the count of</w:t>
            </w:r>
          </w:ins>
        </w:sdtContent>
      </w:sdt>
      <w:r w:rsidDel="00000000" w:rsidR="00000000" w:rsidRPr="00000000">
        <w:rPr>
          <w:rFonts w:ascii="Times New Roman" w:cs="Times New Roman" w:eastAsia="Times New Roman" w:hAnsi="Times New Roman"/>
          <w:sz w:val="24"/>
          <w:szCs w:val="24"/>
          <w:rtl w:val="0"/>
        </w:rPr>
        <w:t xml:space="preserve"> mangrove pixels </w:t>
      </w:r>
      <w:sdt>
        <w:sdtPr>
          <w:id w:val="-1015724620"/>
          <w:tag w:val="goog_rdk_112"/>
        </w:sdtPr>
        <w:sdtContent>
          <w:del w:author="Aaryamann Goenka" w:id="55" w:date="2026-04-29T08:22:57Z">
            <w:r w:rsidDel="00000000" w:rsidR="00000000" w:rsidRPr="00000000">
              <w:rPr>
                <w:rFonts w:ascii="Times New Roman" w:cs="Times New Roman" w:eastAsia="Times New Roman" w:hAnsi="Times New Roman"/>
                <w:sz w:val="24"/>
                <w:szCs w:val="24"/>
                <w:rtl w:val="0"/>
              </w:rPr>
              <w:delText xml:space="preserve">detected as forest in Hansen, Mangrove pixels not detected as forest in Hansen, Hansen forest pixels</w:delText>
            </w:r>
          </w:del>
        </w:sdtContent>
      </w:sdt>
      <w:sdt>
        <w:sdtPr>
          <w:id w:val="-1261373477"/>
          <w:tag w:val="goog_rdk_113"/>
        </w:sdtPr>
        <w:sdtContent>
          <w:ins w:author="Aaryamann Goenka" w:id="55" w:date="2026-04-29T08:22:57Z">
            <w:r w:rsidDel="00000000" w:rsidR="00000000" w:rsidRPr="00000000">
              <w:rPr>
                <w:rFonts w:ascii="Times New Roman" w:cs="Times New Roman" w:eastAsia="Times New Roman" w:hAnsi="Times New Roman"/>
                <w:sz w:val="24"/>
                <w:szCs w:val="24"/>
                <w:rtl w:val="0"/>
              </w:rPr>
              <w:t xml:space="preserve">inside GMW that Hansen also classified as forest, the count of mangrove pixels inside GMW that Hansen did not classify as forest, and the count of Hansen forest pixels falling</w:t>
            </w:r>
          </w:ins>
        </w:sdtContent>
      </w:sdt>
      <w:r w:rsidDel="00000000" w:rsidR="00000000" w:rsidRPr="00000000">
        <w:rPr>
          <w:rFonts w:ascii="Times New Roman" w:cs="Times New Roman" w:eastAsia="Times New Roman" w:hAnsi="Times New Roman"/>
          <w:sz w:val="24"/>
          <w:szCs w:val="24"/>
          <w:rtl w:val="0"/>
        </w:rPr>
        <w:t xml:space="preserve"> outside GMW mangrove areas. These are summarized both visually and numerically in the Results section.</w:t>
      </w:r>
      <w:r w:rsidDel="00000000" w:rsidR="00000000" w:rsidRPr="00000000">
        <w:rPr>
          <w:rtl w:val="0"/>
        </w:rPr>
      </w:r>
    </w:p>
    <w:p w:rsidR="00000000" w:rsidDel="00000000" w:rsidP="00000000" w:rsidRDefault="00000000" w:rsidRPr="00000000" w14:paraId="00000034">
      <w:pPr>
        <w:pStyle w:val="Heading2"/>
        <w:jc w:val="both"/>
        <w:rPr/>
      </w:pPr>
      <w:r w:rsidDel="00000000" w:rsidR="00000000" w:rsidRPr="00000000">
        <w:rPr>
          <w:rtl w:val="0"/>
        </w:rPr>
        <w:t xml:space="preserve">Results</w:t>
      </w:r>
    </w:p>
    <w:p w:rsidR="00000000" w:rsidDel="00000000" w:rsidP="00000000" w:rsidRDefault="00000000" w:rsidRPr="00000000" w14:paraId="00000035">
      <w:pPr>
        <w:jc w:val="both"/>
        <w:rPr/>
      </w:pPr>
      <w:r w:rsidDel="00000000" w:rsidR="00000000" w:rsidRPr="00000000">
        <w:rPr>
          <w:rFonts w:ascii="Times New Roman" w:cs="Times New Roman" w:eastAsia="Times New Roman" w:hAnsi="Times New Roman"/>
          <w:sz w:val="24"/>
          <w:szCs w:val="24"/>
          <w:rtl w:val="0"/>
        </w:rPr>
        <w:t xml:space="preserve">After reprojection and grid alignment to the Hansen 30m resolution grid (EPSG:32643), the total mangrove area within the study region was calculated as </w:t>
      </w:r>
      <w:sdt>
        <w:sdtPr>
          <w:id w:val="115213313"/>
          <w:tag w:val="goog_rdk_114"/>
        </w:sdtPr>
        <w:sdtContent>
          <w:del w:author="Aaryamann Goenka" w:id="56" w:date="2026-04-29T08:22:57Z">
            <w:r w:rsidDel="00000000" w:rsidR="00000000" w:rsidRPr="00000000">
              <w:rPr>
                <w:rFonts w:ascii="Times New Roman" w:cs="Times New Roman" w:eastAsia="Times New Roman" w:hAnsi="Times New Roman"/>
                <w:sz w:val="24"/>
                <w:szCs w:val="24"/>
                <w:rtl w:val="0"/>
              </w:rPr>
              <w:delText xml:space="preserve">1508.85 hectares</w:delText>
            </w:r>
          </w:del>
        </w:sdtContent>
      </w:sdt>
      <w:sdt>
        <w:sdtPr>
          <w:id w:val="-1089046047"/>
          <w:tag w:val="goog_rdk_115"/>
        </w:sdtPr>
        <w:sdtContent>
          <w:ins w:author="Aaryamann Goenka" w:id="56" w:date="2026-04-29T08:22:57Z">
            <w:r w:rsidDel="00000000" w:rsidR="00000000" w:rsidRPr="00000000">
              <w:rPr>
                <w:rFonts w:ascii="Times New Roman" w:cs="Times New Roman" w:eastAsia="Times New Roman" w:hAnsi="Times New Roman"/>
                <w:sz w:val="24"/>
                <w:szCs w:val="24"/>
                <w:rtl w:val="0"/>
              </w:rPr>
              <w:t xml:space="preserve">approximately 12,852 hectares (ha)</w:t>
            </w:r>
          </w:ins>
        </w:sdtContent>
      </w:sdt>
      <w:r w:rsidDel="00000000" w:rsidR="00000000" w:rsidRPr="00000000">
        <w:rPr>
          <w:rFonts w:ascii="Times New Roman" w:cs="Times New Roman" w:eastAsia="Times New Roman" w:hAnsi="Times New Roman"/>
          <w:sz w:val="24"/>
          <w:szCs w:val="24"/>
          <w:rtl w:val="0"/>
        </w:rPr>
        <w:t xml:space="preserve"> based on the </w:t>
      </w:r>
      <w:sdt>
        <w:sdtPr>
          <w:id w:val="-1318794782"/>
          <w:tag w:val="goog_rdk_116"/>
        </w:sdtPr>
        <w:sdtContent>
          <w:ins w:author="Aaryamann Goenka" w:id="57" w:date="2026-04-29T08:22:57Z">
            <w:r w:rsidDel="00000000" w:rsidR="00000000" w:rsidRPr="00000000">
              <w:rPr>
                <w:rFonts w:ascii="Times New Roman" w:cs="Times New Roman" w:eastAsia="Times New Roman" w:hAnsi="Times New Roman"/>
                <w:sz w:val="24"/>
                <w:szCs w:val="24"/>
                <w:rtl w:val="0"/>
              </w:rPr>
              <w:t xml:space="preserve">merged</w:t>
            </w:r>
          </w:ins>
        </w:sdtContent>
      </w:sdt>
      <w:r w:rsidDel="00000000" w:rsidR="00000000" w:rsidRPr="00000000">
        <w:rPr>
          <w:rFonts w:ascii="Times New Roman" w:cs="Times New Roman" w:eastAsia="Times New Roman" w:hAnsi="Times New Roman"/>
          <w:sz w:val="24"/>
          <w:szCs w:val="24"/>
          <w:rtl w:val="0"/>
        </w:rPr>
        <w:t xml:space="preserve"> Global Mangrove Watch (GMW) mask. </w:t>
      </w:r>
      <w:sdt>
        <w:sdtPr>
          <w:id w:val="-621724915"/>
          <w:tag w:val="goog_rdk_117"/>
        </w:sdtPr>
        <w:sdtContent>
          <w:ins w:author="Aaryamann Goenka" w:id="58" w:date="2026-04-29T08:22:57Z">
            <w:r w:rsidDel="00000000" w:rsidR="00000000" w:rsidRPr="00000000">
              <w:rPr>
                <w:rFonts w:ascii="Times New Roman" w:cs="Times New Roman" w:eastAsia="Times New Roman" w:hAnsi="Times New Roman"/>
                <w:sz w:val="24"/>
                <w:szCs w:val="24"/>
                <w:rtl w:val="0"/>
              </w:rPr>
              <w:t xml:space="preserve">This figure exceeds Mumbai-specific mangrove cover estimates of 50–70 km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cited in some sources because the merged GMW tiles also include adjacent mangrove systems along Thane Creek and the broader Konkan coastline within the analysis region.</w:t>
            </w:r>
          </w:ins>
        </w:sdtContent>
      </w:sdt>
      <w:r w:rsidDel="00000000" w:rsidR="00000000" w:rsidRPr="00000000">
        <w:rPr>
          <w:rFonts w:ascii="Times New Roman" w:cs="Times New Roman" w:eastAsia="Times New Roman" w:hAnsi="Times New Roman"/>
          <w:sz w:val="24"/>
          <w:szCs w:val="24"/>
          <w:rtl w:val="0"/>
        </w:rPr>
        <w:t xml:space="preserve"> All subsequent forest detection analysis was restricted to these mangrove-classified pixels.</w:t>
      </w:r>
      <w:r w:rsidDel="00000000" w:rsidR="00000000" w:rsidRPr="00000000">
        <w:rPr>
          <w:rtl w:val="0"/>
        </w:rPr>
      </w:r>
    </w:p>
    <w:p w:rsidR="00000000" w:rsidDel="00000000" w:rsidP="00000000" w:rsidRDefault="00000000" w:rsidRPr="00000000" w14:paraId="00000036">
      <w:pPr>
        <w:jc w:val="both"/>
        <w:rPr/>
      </w:pPr>
      <w:r w:rsidDel="00000000" w:rsidR="00000000" w:rsidRPr="00000000">
        <w:rPr>
          <w:rFonts w:ascii="Times New Roman" w:cs="Times New Roman" w:eastAsia="Times New Roman" w:hAnsi="Times New Roman"/>
          <w:sz w:val="24"/>
          <w:szCs w:val="24"/>
          <w:rtl w:val="0"/>
        </w:rPr>
        <w:t xml:space="preserve">These results show that the total GMW mangrove area in the study region is approximately </w:t>
      </w:r>
      <w:sdt>
        <w:sdtPr>
          <w:id w:val="1918272609"/>
          <w:tag w:val="goog_rdk_118"/>
        </w:sdtPr>
        <w:sdtContent>
          <w:del w:author="Aaryamann Goenka" w:id="59" w:date="2026-04-29T08:22:57Z">
            <w:r w:rsidDel="00000000" w:rsidR="00000000" w:rsidRPr="00000000">
              <w:rPr>
                <w:rFonts w:ascii="Times New Roman" w:cs="Times New Roman" w:eastAsia="Times New Roman" w:hAnsi="Times New Roman"/>
                <w:sz w:val="24"/>
                <w:szCs w:val="24"/>
                <w:rtl w:val="0"/>
              </w:rPr>
              <w:delText xml:space="preserve">1508.85</w:delText>
            </w:r>
          </w:del>
        </w:sdtContent>
      </w:sdt>
      <w:sdt>
        <w:sdtPr>
          <w:id w:val="-1678784378"/>
          <w:tag w:val="goog_rdk_119"/>
        </w:sdtPr>
        <w:sdtContent>
          <w:ins w:author="Aaryamann Goenka" w:id="59" w:date="2026-04-29T08:22:57Z">
            <w:r w:rsidDel="00000000" w:rsidR="00000000" w:rsidRPr="00000000">
              <w:rPr>
                <w:rFonts w:ascii="Times New Roman" w:cs="Times New Roman" w:eastAsia="Times New Roman" w:hAnsi="Times New Roman"/>
                <w:sz w:val="24"/>
                <w:szCs w:val="24"/>
                <w:rtl w:val="0"/>
              </w:rPr>
              <w:t xml:space="preserve">12,852</w:t>
            </w:r>
          </w:ins>
        </w:sdtContent>
      </w:sdt>
      <w:r w:rsidDel="00000000" w:rsidR="00000000" w:rsidRPr="00000000">
        <w:rPr>
          <w:rFonts w:ascii="Times New Roman" w:cs="Times New Roman" w:eastAsia="Times New Roman" w:hAnsi="Times New Roman"/>
          <w:sz w:val="24"/>
          <w:szCs w:val="24"/>
          <w:rtl w:val="0"/>
        </w:rPr>
        <w:t xml:space="preserve"> ha, with </w:t>
      </w:r>
      <w:sdt>
        <w:sdtPr>
          <w:id w:val="248054664"/>
          <w:tag w:val="goog_rdk_120"/>
        </w:sdtPr>
        <w:sdtContent>
          <w:del w:author="Aaryamann Goenka" w:id="60" w:date="2026-04-29T08:22:57Z">
            <w:r w:rsidDel="00000000" w:rsidR="00000000" w:rsidRPr="00000000">
              <w:rPr>
                <w:rFonts w:ascii="Times New Roman" w:cs="Times New Roman" w:eastAsia="Times New Roman" w:hAnsi="Times New Roman"/>
                <w:sz w:val="24"/>
                <w:szCs w:val="24"/>
                <w:rtl w:val="0"/>
              </w:rPr>
              <w:delText xml:space="preserve">around 92% of mangrove areas having at least one year of forest detection in Hansen, while about 8% never show a forest signal</w:delText>
            </w:r>
          </w:del>
        </w:sdtContent>
      </w:sdt>
      <w:sdt>
        <w:sdtPr>
          <w:id w:val="-268902276"/>
          <w:tag w:val="goog_rdk_121"/>
        </w:sdtPr>
        <w:sdtContent>
          <w:ins w:author="Aaryamann Goenka" w:id="60" w:date="2026-04-29T08:22:57Z">
            <w:r w:rsidDel="00000000" w:rsidR="00000000" w:rsidRPr="00000000">
              <w:rPr>
                <w:rFonts w:ascii="Times New Roman" w:cs="Times New Roman" w:eastAsia="Times New Roman" w:hAnsi="Times New Roman"/>
                <w:sz w:val="24"/>
                <w:szCs w:val="24"/>
                <w:rtl w:val="0"/>
              </w:rPr>
              <w:t xml:space="preserve">approximately 17.5% (2,251.96 ha) of GMW pixels classified as persistent forest by Hansen and 82.5% (10,600.34 ha) classified as never forest. Detected forest loss within the mangrove mask was effectively absent, with only 14 pixels (≈0.07 ha) classified as temporary forest</w:t>
            </w:r>
          </w:ins>
        </w:sdtContent>
      </w:sdt>
      <w:r w:rsidDel="00000000" w:rsidR="00000000" w:rsidRPr="00000000">
        <w:rPr>
          <w:rFonts w:ascii="Times New Roman" w:cs="Times New Roman" w:eastAsia="Times New Roman" w:hAnsi="Times New Roman"/>
          <w:sz w:val="24"/>
          <w:szCs w:val="24"/>
          <w:rtl w:val="0"/>
        </w:rPr>
        <w:t xml:space="preserve">. Furthermore, the spatial visualizations show clear areas where Hansen detects forest outside GMW mangroves and vice-versa. Put together, these findings suggest that Hansen </w:t>
      </w:r>
      <w:sdt>
        <w:sdtPr>
          <w:id w:val="-1481210295"/>
          <w:tag w:val="goog_rdk_122"/>
        </w:sdtPr>
        <w:sdtContent>
          <w:del w:author="Aaryamann Goenka" w:id="61" w:date="2026-04-29T08:22:57Z">
            <w:r w:rsidDel="00000000" w:rsidR="00000000" w:rsidRPr="00000000">
              <w:rPr>
                <w:rFonts w:ascii="Times New Roman" w:cs="Times New Roman" w:eastAsia="Times New Roman" w:hAnsi="Times New Roman"/>
                <w:sz w:val="24"/>
                <w:szCs w:val="24"/>
                <w:rtl w:val="0"/>
              </w:rPr>
              <w:delText xml:space="preserve">can generally detect mangroves, but not without flaws in detection potentially caused by sparse canopies, young/degraded mangroves, tidal flooding, and sensor limitation (low resolution)</w:delText>
            </w:r>
          </w:del>
        </w:sdtContent>
      </w:sdt>
      <w:sdt>
        <w:sdtPr>
          <w:id w:val="-41404619"/>
          <w:tag w:val="goog_rdk_123"/>
        </w:sdtPr>
        <w:sdtContent>
          <w:ins w:author="Aaryamann Goenka" w:id="61" w:date="2026-04-29T08:22:57Z">
            <w:r w:rsidDel="00000000" w:rsidR="00000000" w:rsidRPr="00000000">
              <w:rPr>
                <w:rFonts w:ascii="Times New Roman" w:cs="Times New Roman" w:eastAsia="Times New Roman" w:hAnsi="Times New Roman"/>
                <w:sz w:val="24"/>
                <w:szCs w:val="24"/>
                <w:rtl w:val="0"/>
              </w:rPr>
              <w:t xml:space="preserve">detects a stable persistent core within the GMW mask but consistently misses the majority of GMW-classified pixels, particularly along sparse fringe and edge areas. The disagreement is consistent with the limitations of optical sensing in intertidal environments</w:t>
            </w:r>
          </w:ins>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7">
      <w:pPr>
        <w:jc w:val="both"/>
        <w:rPr/>
      </w:pPr>
      <w:r w:rsidDel="00000000" w:rsidR="00000000" w:rsidRPr="00000000">
        <w:rPr/>
        <w:drawing>
          <wp:inline distB="0" distT="0" distL="114300" distR="114300">
            <wp:extent cx="5029200" cy="440055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29200"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both"/>
        <w:rPr/>
      </w:pPr>
      <w:r w:rsidDel="00000000" w:rsidR="00000000" w:rsidRPr="00000000">
        <w:rPr>
          <w:rFonts w:ascii="Times New Roman" w:cs="Times New Roman" w:eastAsia="Times New Roman" w:hAnsi="Times New Roman"/>
          <w:sz w:val="24"/>
          <w:szCs w:val="24"/>
          <w:rtl w:val="0"/>
        </w:rPr>
        <w:t xml:space="preserve">Figure 1. Overlap and disagreement between Hansen forest signal and GMW mangroves (aligned grid). Map comparing the Hansen-derived forest signal with the Global Mangrove Watch (GMW) mangrove mask after reprojection and grid alignment (EPSG:32643). Green indicates overlap pixels classified as mangrove by GMW and forest by Hansen under the chosen forest definition (canopy-cover threshold stated in Methods). Purple indicates GMW mangrove pixels not detected as forest in Hansen (mangrove-only). Orange indicates Hansen forest pixels outside the GMW mangrove mask (forest-only). Axes are in projected meters and represent the aligned analysis grid.</w:t>
      </w:r>
      <w:r w:rsidDel="00000000" w:rsidR="00000000" w:rsidRPr="00000000">
        <w:rPr>
          <w:rtl w:val="0"/>
        </w:rPr>
      </w:r>
    </w:p>
    <w:p w:rsidR="00000000" w:rsidDel="00000000" w:rsidP="00000000" w:rsidRDefault="00000000" w:rsidRPr="00000000" w14:paraId="00000039">
      <w:pPr>
        <w:jc w:val="both"/>
        <w:rPr/>
      </w:pPr>
      <w:sdt>
        <w:sdtPr>
          <w:id w:val="-1632220754"/>
          <w:tag w:val="goog_rdk_125"/>
        </w:sdtPr>
        <w:sdtContent>
          <w:ins w:author="Aaryamann Goenka" w:id="62" w:date="2026-04-29T08:22:57Z">
            <w:r w:rsidDel="00000000" w:rsidR="00000000" w:rsidRPr="00000000">
              <w:rPr>
                <w:rFonts w:ascii="Times New Roman" w:cs="Times New Roman" w:eastAsia="Times New Roman" w:hAnsi="Times New Roman"/>
                <w:sz w:val="24"/>
                <w:szCs w:val="24"/>
                <w:rtl w:val="0"/>
              </w:rPr>
              <w:t xml:space="preserve">Table 2. Area breakdown of agreement between Hansen GFC and GMW within the analysis region.</w:t>
            </w:r>
          </w:ins>
        </w:sdtContent>
      </w:sdt>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A">
            <w:pPr>
              <w:jc w:val="both"/>
              <w:rPr/>
            </w:pPr>
            <w:r w:rsidDel="00000000" w:rsidR="00000000" w:rsidRPr="00000000">
              <w:rPr>
                <w:rFonts w:ascii="Times New Roman" w:cs="Times New Roman" w:eastAsia="Times New Roman" w:hAnsi="Times New Roman"/>
                <w:sz w:val="24"/>
                <w:szCs w:val="24"/>
                <w:rtl w:val="0"/>
              </w:rPr>
              <w:t xml:space="preserve">Class</w:t>
            </w:r>
            <w:r w:rsidDel="00000000" w:rsidR="00000000" w:rsidRPr="00000000">
              <w:rPr>
                <w:rtl w:val="0"/>
              </w:rPr>
            </w:r>
          </w:p>
        </w:tc>
        <w:tc>
          <w:tcPr/>
          <w:p w:rsidR="00000000" w:rsidDel="00000000" w:rsidP="00000000" w:rsidRDefault="00000000" w:rsidRPr="00000000" w14:paraId="0000003B">
            <w:pPr>
              <w:jc w:val="both"/>
              <w:rPr/>
            </w:pPr>
            <w:r w:rsidDel="00000000" w:rsidR="00000000" w:rsidRPr="00000000">
              <w:rPr>
                <w:rFonts w:ascii="Times New Roman" w:cs="Times New Roman" w:eastAsia="Times New Roman" w:hAnsi="Times New Roman"/>
                <w:sz w:val="24"/>
                <w:szCs w:val="24"/>
                <w:rtl w:val="0"/>
              </w:rPr>
              <w:t xml:space="preserve">Area (ha)</w:t>
            </w:r>
            <w:r w:rsidDel="00000000" w:rsidR="00000000" w:rsidRPr="00000000">
              <w:rPr>
                <w:rtl w:val="0"/>
              </w:rPr>
            </w:r>
          </w:p>
        </w:tc>
        <w:tc>
          <w:tcPr/>
          <w:p w:rsidR="00000000" w:rsidDel="00000000" w:rsidP="00000000" w:rsidRDefault="00000000" w:rsidRPr="00000000" w14:paraId="0000003C">
            <w:pPr>
              <w:jc w:val="both"/>
              <w:rPr/>
            </w:pPr>
            <w:r w:rsidDel="00000000" w:rsidR="00000000" w:rsidRPr="00000000">
              <w:rPr>
                <w:rFonts w:ascii="Times New Roman" w:cs="Times New Roman" w:eastAsia="Times New Roman" w:hAnsi="Times New Roman"/>
                <w:sz w:val="24"/>
                <w:szCs w:val="24"/>
                <w:rtl w:val="0"/>
              </w:rPr>
              <w:t xml:space="preserve">% of GMW total</w:t>
            </w:r>
            <w:r w:rsidDel="00000000" w:rsidR="00000000" w:rsidRPr="00000000">
              <w:rPr>
                <w:rtl w:val="0"/>
              </w:rPr>
            </w:r>
          </w:p>
        </w:tc>
      </w:tr>
      <w:tr>
        <w:trPr>
          <w:cantSplit w:val="0"/>
          <w:tblHeader w:val="0"/>
        </w:trPr>
        <w:tc>
          <w:tcPr/>
          <w:p w:rsidR="00000000" w:rsidDel="00000000" w:rsidP="00000000" w:rsidRDefault="00000000" w:rsidRPr="00000000" w14:paraId="0000003D">
            <w:pPr>
              <w:jc w:val="both"/>
              <w:rPr/>
            </w:pPr>
            <w:r w:rsidDel="00000000" w:rsidR="00000000" w:rsidRPr="00000000">
              <w:rPr>
                <w:rFonts w:ascii="Times New Roman" w:cs="Times New Roman" w:eastAsia="Times New Roman" w:hAnsi="Times New Roman"/>
                <w:sz w:val="24"/>
                <w:szCs w:val="24"/>
                <w:rtl w:val="0"/>
              </w:rPr>
              <w:t xml:space="preserve">GMW only (mangrove pixels not detected as forest by Hansen)</w:t>
            </w:r>
            <w:r w:rsidDel="00000000" w:rsidR="00000000" w:rsidRPr="00000000">
              <w:rPr>
                <w:rtl w:val="0"/>
              </w:rPr>
            </w:r>
          </w:p>
        </w:tc>
        <w:tc>
          <w:tcPr/>
          <w:p w:rsidR="00000000" w:rsidDel="00000000" w:rsidP="00000000" w:rsidRDefault="00000000" w:rsidRPr="00000000" w14:paraId="0000003E">
            <w:pPr>
              <w:jc w:val="both"/>
              <w:rPr/>
            </w:pPr>
            <w:r w:rsidDel="00000000" w:rsidR="00000000" w:rsidRPr="00000000">
              <w:rPr>
                <w:rFonts w:ascii="Times New Roman" w:cs="Times New Roman" w:eastAsia="Times New Roman" w:hAnsi="Times New Roman"/>
                <w:sz w:val="24"/>
                <w:szCs w:val="24"/>
                <w:rtl w:val="0"/>
              </w:rPr>
              <w:t xml:space="preserve">10,600.34</w:t>
            </w:r>
            <w:r w:rsidDel="00000000" w:rsidR="00000000" w:rsidRPr="00000000">
              <w:rPr>
                <w:rtl w:val="0"/>
              </w:rPr>
            </w:r>
          </w:p>
        </w:tc>
        <w:tc>
          <w:tcPr/>
          <w:p w:rsidR="00000000" w:rsidDel="00000000" w:rsidP="00000000" w:rsidRDefault="00000000" w:rsidRPr="00000000" w14:paraId="0000003F">
            <w:pPr>
              <w:jc w:val="both"/>
              <w:rPr/>
            </w:pPr>
            <w:r w:rsidDel="00000000" w:rsidR="00000000" w:rsidRPr="00000000">
              <w:rPr>
                <w:rFonts w:ascii="Times New Roman" w:cs="Times New Roman" w:eastAsia="Times New Roman" w:hAnsi="Times New Roman"/>
                <w:sz w:val="24"/>
                <w:szCs w:val="24"/>
                <w:rtl w:val="0"/>
              </w:rPr>
              <w:t xml:space="preserve">82.5%</w:t>
            </w:r>
            <w:r w:rsidDel="00000000" w:rsidR="00000000" w:rsidRPr="00000000">
              <w:rPr>
                <w:rtl w:val="0"/>
              </w:rPr>
            </w:r>
          </w:p>
        </w:tc>
      </w:tr>
      <w:tr>
        <w:trPr>
          <w:cantSplit w:val="0"/>
          <w:tblHeader w:val="0"/>
        </w:trPr>
        <w:tc>
          <w:tcPr/>
          <w:p w:rsidR="00000000" w:rsidDel="00000000" w:rsidP="00000000" w:rsidRDefault="00000000" w:rsidRPr="00000000" w14:paraId="00000040">
            <w:pPr>
              <w:jc w:val="both"/>
              <w:rPr/>
            </w:pPr>
            <w:r w:rsidDel="00000000" w:rsidR="00000000" w:rsidRPr="00000000">
              <w:rPr>
                <w:rFonts w:ascii="Times New Roman" w:cs="Times New Roman" w:eastAsia="Times New Roman" w:hAnsi="Times New Roman"/>
                <w:sz w:val="24"/>
                <w:szCs w:val="24"/>
                <w:rtl w:val="0"/>
              </w:rPr>
              <w:t xml:space="preserve">GMW + Hansen overlap (mangrove pixels detected as forest by Hansen)</w:t>
            </w:r>
            <w:r w:rsidDel="00000000" w:rsidR="00000000" w:rsidRPr="00000000">
              <w:rPr>
                <w:rtl w:val="0"/>
              </w:rPr>
            </w:r>
          </w:p>
        </w:tc>
        <w:tc>
          <w:tcPr/>
          <w:p w:rsidR="00000000" w:rsidDel="00000000" w:rsidP="00000000" w:rsidRDefault="00000000" w:rsidRPr="00000000" w14:paraId="00000041">
            <w:pPr>
              <w:jc w:val="both"/>
              <w:rPr/>
            </w:pPr>
            <w:r w:rsidDel="00000000" w:rsidR="00000000" w:rsidRPr="00000000">
              <w:rPr>
                <w:rFonts w:ascii="Times New Roman" w:cs="Times New Roman" w:eastAsia="Times New Roman" w:hAnsi="Times New Roman"/>
                <w:sz w:val="24"/>
                <w:szCs w:val="24"/>
                <w:rtl w:val="0"/>
              </w:rPr>
              <w:t xml:space="preserve">2,251.96</w:t>
            </w:r>
            <w:r w:rsidDel="00000000" w:rsidR="00000000" w:rsidRPr="00000000">
              <w:rPr>
                <w:rtl w:val="0"/>
              </w:rPr>
            </w:r>
          </w:p>
        </w:tc>
        <w:tc>
          <w:tcPr/>
          <w:p w:rsidR="00000000" w:rsidDel="00000000" w:rsidP="00000000" w:rsidRDefault="00000000" w:rsidRPr="00000000" w14:paraId="00000042">
            <w:pPr>
              <w:jc w:val="both"/>
              <w:rPr/>
            </w:pPr>
            <w:r w:rsidDel="00000000" w:rsidR="00000000" w:rsidRPr="00000000">
              <w:rPr>
                <w:rFonts w:ascii="Times New Roman" w:cs="Times New Roman" w:eastAsia="Times New Roman" w:hAnsi="Times New Roman"/>
                <w:sz w:val="24"/>
                <w:szCs w:val="24"/>
                <w:rtl w:val="0"/>
              </w:rPr>
              <w:t xml:space="preserve">17.5%</w:t>
            </w:r>
            <w:r w:rsidDel="00000000" w:rsidR="00000000" w:rsidRPr="00000000">
              <w:rPr>
                <w:rtl w:val="0"/>
              </w:rPr>
            </w:r>
          </w:p>
        </w:tc>
      </w:tr>
      <w:tr>
        <w:trPr>
          <w:cantSplit w:val="0"/>
          <w:tblHeader w:val="0"/>
        </w:trPr>
        <w:tc>
          <w:tcPr/>
          <w:p w:rsidR="00000000" w:rsidDel="00000000" w:rsidP="00000000" w:rsidRDefault="00000000" w:rsidRPr="00000000" w14:paraId="00000043">
            <w:pPr>
              <w:jc w:val="both"/>
              <w:rPr/>
            </w:pPr>
            <w:r w:rsidDel="00000000" w:rsidR="00000000" w:rsidRPr="00000000">
              <w:rPr>
                <w:rFonts w:ascii="Times New Roman" w:cs="Times New Roman" w:eastAsia="Times New Roman" w:hAnsi="Times New Roman"/>
                <w:sz w:val="24"/>
                <w:szCs w:val="24"/>
                <w:rtl w:val="0"/>
              </w:rPr>
              <w:t xml:space="preserve">Hansen only (forest pixels outside the GMW mask)</w:t>
            </w:r>
            <w:r w:rsidDel="00000000" w:rsidR="00000000" w:rsidRPr="00000000">
              <w:rPr>
                <w:rtl w:val="0"/>
              </w:rPr>
            </w:r>
          </w:p>
        </w:tc>
        <w:tc>
          <w:tcPr/>
          <w:p w:rsidR="00000000" w:rsidDel="00000000" w:rsidP="00000000" w:rsidRDefault="00000000" w:rsidRPr="00000000" w14:paraId="00000044">
            <w:pPr>
              <w:jc w:val="both"/>
              <w:rPr/>
            </w:pPr>
            <w:sdt>
              <w:sdtPr>
                <w:id w:val="-1119990357"/>
                <w:tag w:val="goog_rdk_126"/>
              </w:sdtPr>
              <w:sdtContent>
                <w:r w:rsidDel="00000000" w:rsidR="00000000" w:rsidRPr="00000000">
                  <w:rPr>
                    <w:rFonts w:ascii="Gungsuh" w:cs="Gungsuh" w:eastAsia="Gungsuh" w:hAnsi="Gungsuh"/>
                    <w:sz w:val="24"/>
                    <w:szCs w:val="24"/>
                    <w:rtl w:val="0"/>
                  </w:rPr>
                  <w:t xml:space="preserve">≈8.1 × 10</w:t>
                </w:r>
              </w:sdtContent>
            </w:sdt>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tl w:val="0"/>
              </w:rPr>
            </w:r>
          </w:p>
        </w:tc>
        <w:tc>
          <w:tcPr/>
          <w:p w:rsidR="00000000" w:rsidDel="00000000" w:rsidP="00000000" w:rsidRDefault="00000000" w:rsidRPr="00000000" w14:paraId="00000045">
            <w:pPr>
              <w:jc w:val="both"/>
              <w:rPr/>
            </w:pPr>
            <w:r w:rsidDel="00000000" w:rsidR="00000000" w:rsidRPr="00000000">
              <w:rPr>
                <w:rFonts w:ascii="Times New Roman" w:cs="Times New Roman" w:eastAsia="Times New Roman" w:hAnsi="Times New Roman"/>
                <w:sz w:val="24"/>
                <w:szCs w:val="24"/>
                <w:rtl w:val="0"/>
              </w:rPr>
              <w:t xml:space="preserve">not directly comparable</w:t>
            </w:r>
            <w:r w:rsidDel="00000000" w:rsidR="00000000" w:rsidRPr="00000000">
              <w:rPr>
                <w:rtl w:val="0"/>
              </w:rPr>
            </w:r>
          </w:p>
        </w:tc>
      </w:tr>
    </w:tbl>
    <w:p w:rsidR="00000000" w:rsidDel="00000000" w:rsidP="00000000" w:rsidRDefault="00000000" w:rsidRPr="00000000" w14:paraId="00000046">
      <w:pPr>
        <w:jc w:val="both"/>
        <w:rPr/>
      </w:pPr>
      <w:sdt>
        <w:sdtPr>
          <w:id w:val="221058430"/>
          <w:tag w:val="goog_rdk_128"/>
        </w:sdtPr>
        <w:sdtContent>
          <w:ins w:author="Aaryamann Goenka" w:id="63" w:date="2026-04-29T08:22:57Z">
            <w:r w:rsidDel="00000000" w:rsidR="00000000" w:rsidRPr="00000000">
              <w:rPr>
                <w:rFonts w:ascii="Times New Roman" w:cs="Times New Roman" w:eastAsia="Times New Roman" w:hAnsi="Times New Roman"/>
                <w:sz w:val="24"/>
                <w:szCs w:val="24"/>
                <w:rtl w:val="0"/>
              </w:rPr>
              <w:t xml:space="preserve">The Hansen-only area covers the entire 10°×10° tile and largely reflects non-mangrove forest cover across the broader Konkan and Western Ghats region; it is reported here for completeness but is not directly comparable to the GMW mangrove extent.</w:t>
            </w:r>
          </w:ins>
        </w:sdtContent>
      </w:sdt>
      <w:r w:rsidDel="00000000" w:rsidR="00000000" w:rsidRPr="00000000">
        <w:rPr>
          <w:rtl w:val="0"/>
        </w:rPr>
      </w:r>
    </w:p>
    <w:p w:rsidR="00000000" w:rsidDel="00000000" w:rsidP="00000000" w:rsidRDefault="00000000" w:rsidRPr="00000000" w14:paraId="00000047">
      <w:pPr>
        <w:jc w:val="both"/>
        <w:rPr/>
      </w:pPr>
      <w:sdt>
        <w:sdtPr>
          <w:id w:val="-1032735847"/>
          <w:tag w:val="goog_rdk_130"/>
        </w:sdtPr>
        <w:sdtContent>
          <w:del w:author="Aaryamann Goenka" w:id="64" w:date="2026-04-29T08:22:57Z">
            <w:r w:rsidDel="00000000" w:rsidR="00000000" w:rsidRPr="00000000">
              <w:rPr>
                <w:rFonts w:ascii="Times New Roman" w:cs="Times New Roman" w:eastAsia="Times New Roman" w:hAnsi="Times New Roman"/>
                <w:sz w:val="24"/>
                <w:szCs w:val="24"/>
                <w:rtl w:val="0"/>
              </w:rPr>
              <w:delText xml:space="preserve">For each mangrove pixel, the first and last years of Hansen forest detection were extracted. The spatial distribution of first detection years shows earlier forest signals concentrated in inland mangrove regions, while later detections are more spatially fragmented. The last detection map reveals patchy and discontinuous forest signals across mangrove areas, suggesting instability in classification over time.</w:delText>
            </w:r>
          </w:del>
        </w:sdtContent>
      </w:sdt>
      <w:r w:rsidDel="00000000" w:rsidR="00000000" w:rsidRPr="00000000">
        <w:rPr>
          <w:rtl w:val="0"/>
        </w:rPr>
      </w:r>
    </w:p>
    <w:p w:rsidR="00000000" w:rsidDel="00000000" w:rsidP="00000000" w:rsidRDefault="00000000" w:rsidRPr="00000000" w14:paraId="00000048">
      <w:pPr>
        <w:jc w:val="both"/>
        <w:rPr/>
      </w:pPr>
      <w:sdt>
        <w:sdtPr>
          <w:id w:val="-347956709"/>
          <w:tag w:val="goog_rdk_132"/>
        </w:sdtPr>
        <w:sdtContent>
          <w:del w:author="Aaryamann Goenka" w:id="65" w:date="2026-04-29T08:22:57Z">
            <w:r w:rsidDel="00000000" w:rsidR="00000000" w:rsidRPr="00000000">
              <w:rPr>
                <w:rFonts w:ascii="Times New Roman" w:cs="Times New Roman" w:eastAsia="Times New Roman" w:hAnsi="Times New Roman"/>
                <w:sz w:val="24"/>
                <w:szCs w:val="24"/>
                <w:rtl w:val="0"/>
              </w:rPr>
              <w:delText xml:space="preserve">[FIGURE: image4.png]</w:delTex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delText xml:space="preserve">[FIGURE: image7.png]</w:delText>
            </w:r>
          </w:del>
        </w:sdtContent>
      </w:sdt>
      <w:r w:rsidDel="00000000" w:rsidR="00000000" w:rsidRPr="00000000">
        <w:rPr>
          <w:rtl w:val="0"/>
        </w:rPr>
      </w:r>
    </w:p>
    <w:p w:rsidR="00000000" w:rsidDel="00000000" w:rsidP="00000000" w:rsidRDefault="00000000" w:rsidRPr="00000000" w14:paraId="00000049">
      <w:pPr>
        <w:jc w:val="both"/>
        <w:rPr/>
      </w:pPr>
      <w:sdt>
        <w:sdtPr>
          <w:id w:val="-692900484"/>
          <w:tag w:val="goog_rdk_134"/>
        </w:sdtPr>
        <w:sdtContent>
          <w:del w:author="Aaryamann Goenka" w:id="66" w:date="2026-04-29T08:22:57Z">
            <w:r w:rsidDel="00000000" w:rsidR="00000000" w:rsidRPr="00000000">
              <w:rPr>
                <w:rFonts w:ascii="Times New Roman" w:cs="Times New Roman" w:eastAsia="Times New Roman" w:hAnsi="Times New Roman"/>
                <w:sz w:val="24"/>
                <w:szCs w:val="24"/>
                <w:rtl w:val="0"/>
              </w:rPr>
              <w:delText xml:space="preserve">Figure 2. Spatial distribution of first and last year of Hansen forest detection within GMW mangroves. Two maps showing (top) the first year and (bottom) the last year that Hansen classifies a pixel as forest, restricted to pixels inside the GMW mangrove mask. Values are decoded to calendar years using the encoding described in Methods. Spatial patterns indicate where forest detection appears earlier versus later, and where forest detection persists longer into the record.</w:delText>
            </w:r>
          </w:del>
        </w:sdtContent>
      </w:sdt>
      <w:r w:rsidDel="00000000" w:rsidR="00000000" w:rsidRPr="00000000">
        <w:rPr>
          <w:rtl w:val="0"/>
        </w:rPr>
      </w:r>
    </w:p>
    <w:p w:rsidR="00000000" w:rsidDel="00000000" w:rsidP="00000000" w:rsidRDefault="00000000" w:rsidRPr="00000000" w14:paraId="0000004A">
      <w:pPr>
        <w:jc w:val="both"/>
        <w:rPr/>
      </w:pPr>
      <w:sdt>
        <w:sdtPr>
          <w:id w:val="1188738561"/>
          <w:tag w:val="goog_rdk_136"/>
        </w:sdtPr>
        <w:sdtContent>
          <w:del w:author="Aaryamann Goenka" w:id="67" w:date="2026-04-29T08:22:57Z">
            <w:r w:rsidDel="00000000" w:rsidR="00000000" w:rsidRPr="00000000">
              <w:rPr>
                <w:rFonts w:ascii="Times New Roman" w:cs="Times New Roman" w:eastAsia="Times New Roman" w:hAnsi="Times New Roman"/>
                <w:sz w:val="24"/>
                <w:szCs w:val="24"/>
                <w:rtl w:val="0"/>
              </w:rPr>
              <w:delText xml:space="preserve">Histograms of first and last detection years further demonstrate that forest detection does not occur uniformly across the mangrove system.</w:delText>
            </w:r>
          </w:del>
        </w:sdtContent>
      </w:sdt>
      <w:r w:rsidDel="00000000" w:rsidR="00000000" w:rsidRPr="00000000">
        <w:rPr>
          <w:rtl w:val="0"/>
        </w:rPr>
      </w:r>
    </w:p>
    <w:p w:rsidR="00000000" w:rsidDel="00000000" w:rsidP="00000000" w:rsidRDefault="00000000" w:rsidRPr="00000000" w14:paraId="0000004B">
      <w:pPr>
        <w:jc w:val="both"/>
        <w:rPr/>
      </w:pPr>
      <w:sdt>
        <w:sdtPr>
          <w:id w:val="-2121605653"/>
          <w:tag w:val="goog_rdk_138"/>
        </w:sdtPr>
        <w:sdtContent>
          <w:del w:author="Aaryamann Goenka" w:id="68" w:date="2026-04-29T08:22:57Z">
            <w:r w:rsidDel="00000000" w:rsidR="00000000" w:rsidRPr="00000000">
              <w:rPr>
                <w:rFonts w:ascii="Times New Roman" w:cs="Times New Roman" w:eastAsia="Times New Roman" w:hAnsi="Times New Roman"/>
                <w:sz w:val="24"/>
                <w:szCs w:val="24"/>
                <w:rtl w:val="0"/>
              </w:rPr>
              <w:delText xml:space="preserve">[FIGURE: image2.png]</w:delTex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delText xml:space="preserve">[FIGURE: image3.png]</w:delText>
            </w:r>
          </w:del>
        </w:sdtContent>
      </w:sdt>
      <w:r w:rsidDel="00000000" w:rsidR="00000000" w:rsidRPr="00000000">
        <w:rPr>
          <w:rtl w:val="0"/>
        </w:rPr>
      </w:r>
    </w:p>
    <w:p w:rsidR="00000000" w:rsidDel="00000000" w:rsidP="00000000" w:rsidRDefault="00000000" w:rsidRPr="00000000" w14:paraId="0000004C">
      <w:pPr>
        <w:jc w:val="both"/>
        <w:rPr/>
      </w:pPr>
      <w:sdt>
        <w:sdtPr>
          <w:id w:val="1218067788"/>
          <w:tag w:val="goog_rdk_140"/>
        </w:sdtPr>
        <w:sdtContent>
          <w:del w:author="Aaryamann Goenka" w:id="69" w:date="2026-04-29T08:22:57Z">
            <w:r w:rsidDel="00000000" w:rsidR="00000000" w:rsidRPr="00000000">
              <w:rPr>
                <w:rFonts w:ascii="Times New Roman" w:cs="Times New Roman" w:eastAsia="Times New Roman" w:hAnsi="Times New Roman"/>
                <w:sz w:val="24"/>
                <w:szCs w:val="24"/>
                <w:rtl w:val="0"/>
              </w:rPr>
              <w:delText xml:space="preserve">Figure 3. Histograms of first-year and last-year Hansen forest detections within GMW mangroves. Distributions of (top) first detection year and (bottom) last detection year for mangrove pixels with valid detections. These histograms summarize whether forest detection begins and ends uniformly across the mangrove system or is concentrated in specific time ranges. Bin counts represent pixel counts on the aligned grid.</w:delText>
            </w:r>
          </w:del>
        </w:sdtContent>
      </w:sdt>
      <w:r w:rsidDel="00000000" w:rsidR="00000000" w:rsidRPr="00000000">
        <w:rPr>
          <w:rtl w:val="0"/>
        </w:rPr>
      </w:r>
    </w:p>
    <w:p w:rsidR="00000000" w:rsidDel="00000000" w:rsidP="00000000" w:rsidRDefault="00000000" w:rsidRPr="00000000" w14:paraId="0000004D">
      <w:pPr>
        <w:jc w:val="both"/>
        <w:rPr/>
      </w:pPr>
      <w:sdt>
        <w:sdtPr>
          <w:id w:val="-1341407928"/>
          <w:tag w:val="goog_rdk_142"/>
        </w:sdtPr>
        <w:sdtContent>
          <w:del w:author="Aaryamann Goenka" w:id="70" w:date="2026-04-29T08:22:57Z">
            <w:r w:rsidDel="00000000" w:rsidR="00000000" w:rsidRPr="00000000">
              <w:rPr>
                <w:rFonts w:ascii="Times New Roman" w:cs="Times New Roman" w:eastAsia="Times New Roman" w:hAnsi="Times New Roman"/>
                <w:sz w:val="24"/>
                <w:szCs w:val="24"/>
                <w:rtl w:val="0"/>
              </w:rPr>
              <w:delText xml:space="preserve">In terms of the classification of mangroves, results show approximately 1393.22 ha (92.34%) of mangroves are classified as "temporary forest" in the Hansen dataset based on the first &gt; 0 and last&lt;latest criterion (Forest signals appear at some point but disappear before the latest year). On the other hand, approximately 115.63 ha (7.66%) are classified as "never forest" (first == 0) in the Hansen dataset.</w:delText>
            </w:r>
          </w:del>
        </w:sdtContent>
      </w:sdt>
      <w:r w:rsidDel="00000000" w:rsidR="00000000" w:rsidRPr="00000000">
        <w:rPr>
          <w:rtl w:val="0"/>
        </w:rPr>
      </w:r>
    </w:p>
    <w:p w:rsidR="00000000" w:rsidDel="00000000" w:rsidP="00000000" w:rsidRDefault="00000000" w:rsidRPr="00000000" w14:paraId="0000004E">
      <w:pPr>
        <w:jc w:val="both"/>
        <w:rPr/>
      </w:pPr>
      <w:sdt>
        <w:sdtPr>
          <w:id w:val="-576466843"/>
          <w:tag w:val="goog_rdk_144"/>
        </w:sdtPr>
        <w:sdtContent>
          <w:del w:author="Aaryamann Goenka" w:id="71" w:date="2026-04-29T08:22:57Z">
            <w:r w:rsidDel="00000000" w:rsidR="00000000" w:rsidRPr="00000000">
              <w:rPr>
                <w:rFonts w:ascii="Times New Roman" w:cs="Times New Roman" w:eastAsia="Times New Roman" w:hAnsi="Times New Roman"/>
                <w:sz w:val="24"/>
                <w:szCs w:val="24"/>
                <w:rtl w:val="0"/>
              </w:rPr>
              <w:delText xml:space="preserve">However, persistent forest (first&gt;0 and last==latest) is found to be 0 ha, conveying that all persistent forest pixels are being classified as temporary forest. This outcome is extremely suspicious considering that mangroves have long lifespans and don't simply remain in a constant cycle of dying out as the data is suggesting.</w:delText>
            </w:r>
          </w:del>
        </w:sdtContent>
      </w:sdt>
      <w:r w:rsidDel="00000000" w:rsidR="00000000" w:rsidRPr="00000000">
        <w:rPr>
          <w:rtl w:val="0"/>
        </w:rPr>
      </w:r>
    </w:p>
    <w:p w:rsidR="00000000" w:rsidDel="00000000" w:rsidP="00000000" w:rsidRDefault="00000000" w:rsidRPr="00000000" w14:paraId="0000004F">
      <w:pPr>
        <w:jc w:val="both"/>
        <w:rPr/>
      </w:pPr>
      <w:sdt>
        <w:sdtPr>
          <w:id w:val="-150418729"/>
          <w:tag w:val="goog_rdk_146"/>
        </w:sdtPr>
        <w:sdtContent>
          <w:del w:author="Aaryamann Goenka" w:id="72" w:date="2026-04-29T08:22:57Z">
            <w:r w:rsidDel="00000000" w:rsidR="00000000" w:rsidRPr="00000000">
              <w:rPr>
                <w:rFonts w:ascii="Times New Roman" w:cs="Times New Roman" w:eastAsia="Times New Roman" w:hAnsi="Times New Roman"/>
                <w:sz w:val="24"/>
                <w:szCs w:val="24"/>
                <w:rtl w:val="0"/>
              </w:rPr>
              <w:delText xml:space="preserve">Due to the suspicious and unstable nature of these results, this data doesn't imply that mangroves are disappearing, but rather suggests that Hansen's forest classification is unstable when applied to Mumbai's mangrove ecosystems.</w:delText>
            </w:r>
          </w:del>
        </w:sdtContent>
      </w:sdt>
      <w:r w:rsidDel="00000000" w:rsidR="00000000" w:rsidRPr="00000000">
        <w:rPr>
          <w:rtl w:val="0"/>
        </w:rPr>
      </w:r>
    </w:p>
    <w:p w:rsidR="00000000" w:rsidDel="00000000" w:rsidP="00000000" w:rsidRDefault="00000000" w:rsidRPr="00000000" w14:paraId="00000050">
      <w:pPr>
        <w:jc w:val="both"/>
        <w:rPr/>
      </w:pPr>
      <w:sdt>
        <w:sdtPr>
          <w:id w:val="1637603246"/>
          <w:tag w:val="goog_rdk_148"/>
        </w:sdtPr>
        <w:sdtContent>
          <w:ins w:author="Aaryamann Goenka" w:id="73" w:date="2026-04-29T08:22:57Z">
            <w:r w:rsidDel="00000000" w:rsidR="00000000" w:rsidRPr="00000000">
              <w:rPr>
                <w:rFonts w:ascii="Times New Roman" w:cs="Times New Roman" w:eastAsia="Times New Roman" w:hAnsi="Times New Roman"/>
                <w:sz w:val="24"/>
                <w:szCs w:val="24"/>
                <w:rtl w:val="0"/>
              </w:rPr>
              <w:t xml:space="preserve">In terms of the classification of mangroves within the GMW mask, results show approximately 2,251.96 ha (17.5%) of pixels are classified as persistent forest by Hansen — pixels that crossed the 10% canopy cover threshold in 2000 and showed no detected loss through 2024. Approximately 10,600.34 ha (82.5%) are classified as never forest, meaning Hansen's treecover2000 layer never registered them as forest under the 10% canopy threshold and no gain was recorded. The median canopy cover within the GMW mask is 0% and the mean is 3.27%, with 82.5% of pixels falling below the 10% threshold (Figure 2), confirming that the disagreement is driven by the threshold itself rather than by sensor instability over time.</w:t>
            </w:r>
          </w:ins>
        </w:sdtContent>
      </w:sdt>
      <w:r w:rsidDel="00000000" w:rsidR="00000000" w:rsidRPr="00000000">
        <w:rPr>
          <w:rtl w:val="0"/>
        </w:rPr>
      </w:r>
    </w:p>
    <w:p w:rsidR="00000000" w:rsidDel="00000000" w:rsidP="00000000" w:rsidRDefault="00000000" w:rsidRPr="00000000" w14:paraId="00000051">
      <w:pPr>
        <w:jc w:val="both"/>
        <w:rPr/>
      </w:pPr>
      <w:r w:rsidDel="00000000" w:rsidR="00000000" w:rsidRPr="00000000">
        <w:rPr/>
        <w:drawing>
          <wp:inline distB="0" distT="0" distL="114300" distR="114300">
            <wp:extent cx="5029200" cy="314325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0292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both"/>
        <w:rPr/>
      </w:pPr>
      <w:sdt>
        <w:sdtPr>
          <w:id w:val="1040995141"/>
          <w:tag w:val="goog_rdk_150"/>
        </w:sdtPr>
        <w:sdtContent>
          <w:ins w:author="Aaryamann Goenka" w:id="74" w:date="2026-04-29T08:22:57Z">
            <w:r w:rsidDel="00000000" w:rsidR="00000000" w:rsidRPr="00000000">
              <w:rPr>
                <w:rFonts w:ascii="Times New Roman" w:cs="Times New Roman" w:eastAsia="Times New Roman" w:hAnsi="Times New Roman"/>
                <w:sz w:val="24"/>
                <w:szCs w:val="24"/>
                <w:rtl w:val="0"/>
              </w:rPr>
              <w:t xml:space="preserve">Figure 2. Distribution of Hansen treecover2000 values within the GMW mangrove mask. Histogram of canopy cover percentage for all 172,727 GMW pixels (5%-wide bins). The dashed red line marks Hansen's 10% forest threshold. 82.5% of pixels fall below the threshold (mean = 3.27%, median = 0%), with the remaining 17.5% spread across canopy cover values from 10% to ≈30%. Pixels above the threshold correspond to the persistent-forest class shown in Figure 3.</w:t>
            </w:r>
          </w:ins>
        </w:sdtContent>
      </w:sdt>
      <w:r w:rsidDel="00000000" w:rsidR="00000000" w:rsidRPr="00000000">
        <w:rPr>
          <w:rtl w:val="0"/>
        </w:rPr>
      </w:r>
    </w:p>
    <w:p w:rsidR="00000000" w:rsidDel="00000000" w:rsidP="00000000" w:rsidRDefault="00000000" w:rsidRPr="00000000" w14:paraId="00000053">
      <w:pPr>
        <w:jc w:val="both"/>
        <w:rPr/>
      </w:pPr>
      <w:sdt>
        <w:sdtPr>
          <w:id w:val="25137222"/>
          <w:tag w:val="goog_rdk_152"/>
        </w:sdtPr>
        <w:sdtContent>
          <w:ins w:author="Aaryamann Goenka" w:id="75" w:date="2026-04-29T08:22:57Z">
            <w:r w:rsidDel="00000000" w:rsidR="00000000" w:rsidRPr="00000000">
              <w:rPr>
                <w:rFonts w:ascii="Times New Roman" w:cs="Times New Roman" w:eastAsia="Times New Roman" w:hAnsi="Times New Roman"/>
                <w:sz w:val="24"/>
                <w:szCs w:val="24"/>
                <w:rtl w:val="0"/>
              </w:rPr>
              <w:t xml:space="preserve">Temporary forest pixels are essentially absent in the dataset: only 14 pixels (≈0.07 ha) within the entire GMW mask have a detected loss event between 2001 and 2024. As a category, temporary forest contributes negligibly to the analysis (under 0.001%) and is best read as scattered noise at 30 m resolution rather than as evidence of meaningful mangrove loss.</w:t>
            </w:r>
          </w:ins>
        </w:sdtContent>
      </w:sdt>
      <w:r w:rsidDel="00000000" w:rsidR="00000000" w:rsidRPr="00000000">
        <w:rPr>
          <w:rtl w:val="0"/>
        </w:rPr>
      </w:r>
    </w:p>
    <w:p w:rsidR="00000000" w:rsidDel="00000000" w:rsidP="00000000" w:rsidRDefault="00000000" w:rsidRPr="00000000" w14:paraId="00000054">
      <w:pPr>
        <w:jc w:val="both"/>
        <w:rPr/>
      </w:pPr>
      <w:sdt>
        <w:sdtPr>
          <w:id w:val="-1019001685"/>
          <w:tag w:val="goog_rdk_154"/>
        </w:sdtPr>
        <w:sdtContent>
          <w:ins w:author="Aaryamann Goenka" w:id="76" w:date="2026-04-29T08:22:57Z">
            <w:r w:rsidDel="00000000" w:rsidR="00000000" w:rsidRPr="00000000">
              <w:rPr>
                <w:rFonts w:ascii="Times New Roman" w:cs="Times New Roman" w:eastAsia="Times New Roman" w:hAnsi="Times New Roman"/>
                <w:sz w:val="24"/>
                <w:szCs w:val="24"/>
                <w:rtl w:val="0"/>
              </w:rPr>
              <w:t xml:space="preserve">Together, these results suggest that Hansen detects a stable persistent core of mangrove canopy within the densest creek clusters, while systematically missing the majority of GMW-classified pixels. The class map (Figure 3) and a zoom into the southern Mumbai cluster (Figure 4) show that never-forest pixels are concentrated along creek edges, narrow tidal channels, and sparse outer-fringe areas where canopy density is below the 10% threshold, rather than in dense mangrove cores. This pattern is consistent with the optical-sensing limitations described earlier, not with widespread mangrove loss.</w:t>
            </w:r>
          </w:ins>
        </w:sdtContent>
      </w:sdt>
      <w:r w:rsidDel="00000000" w:rsidR="00000000" w:rsidRPr="00000000">
        <w:rPr>
          <w:rtl w:val="0"/>
        </w:rPr>
      </w:r>
    </w:p>
    <w:p w:rsidR="00000000" w:rsidDel="00000000" w:rsidP="00000000" w:rsidRDefault="00000000" w:rsidRPr="00000000" w14:paraId="00000055">
      <w:pPr>
        <w:jc w:val="both"/>
        <w:rPr/>
      </w:pPr>
      <w:r w:rsidDel="00000000" w:rsidR="00000000" w:rsidRPr="00000000">
        <w:rPr/>
        <w:drawing>
          <wp:inline distB="0" distT="0" distL="114300" distR="114300">
            <wp:extent cx="5029200" cy="440055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29200"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both"/>
        <w:rPr/>
      </w:pPr>
      <w:sdt>
        <w:sdtPr>
          <w:id w:val="1486957020"/>
          <w:tag w:val="goog_rdk_156"/>
        </w:sdtPr>
        <w:sdtContent>
          <w:del w:author="Aaryamann Goenka" w:id="77" w:date="2026-04-29T08:22:57Z">
            <w:r w:rsidDel="00000000" w:rsidR="00000000" w:rsidRPr="00000000">
              <w:rPr>
                <w:rFonts w:ascii="Times New Roman" w:cs="Times New Roman" w:eastAsia="Times New Roman" w:hAnsi="Times New Roman"/>
                <w:sz w:val="24"/>
                <w:szCs w:val="24"/>
                <w:rtl w:val="0"/>
              </w:rPr>
              <w:delText xml:space="preserve">Figure 4</w:delText>
            </w:r>
          </w:del>
        </w:sdtContent>
      </w:sdt>
      <w:sdt>
        <w:sdtPr>
          <w:id w:val="-372081578"/>
          <w:tag w:val="goog_rdk_157"/>
        </w:sdtPr>
        <w:sdtContent>
          <w:ins w:author="Aaryamann Goenka" w:id="77" w:date="2026-04-29T08:22:57Z">
            <w:r w:rsidDel="00000000" w:rsidR="00000000" w:rsidRPr="00000000">
              <w:rPr>
                <w:rFonts w:ascii="Times New Roman" w:cs="Times New Roman" w:eastAsia="Times New Roman" w:hAnsi="Times New Roman"/>
                <w:sz w:val="24"/>
                <w:szCs w:val="24"/>
                <w:rtl w:val="0"/>
              </w:rPr>
              <w:t xml:space="preserve">Figure 3</w:t>
            </w:r>
          </w:ins>
        </w:sdtContent>
      </w:sdt>
      <w:r w:rsidDel="00000000" w:rsidR="00000000" w:rsidRPr="00000000">
        <w:rPr>
          <w:rFonts w:ascii="Times New Roman" w:cs="Times New Roman" w:eastAsia="Times New Roman" w:hAnsi="Times New Roman"/>
          <w:sz w:val="24"/>
          <w:szCs w:val="24"/>
          <w:rtl w:val="0"/>
        </w:rPr>
        <w:t xml:space="preserve">. Mangrove forest presence classes derived from </w:t>
      </w:r>
      <w:sdt>
        <w:sdtPr>
          <w:id w:val="2093912528"/>
          <w:tag w:val="goog_rdk_158"/>
        </w:sdtPr>
        <w:sdtContent>
          <w:del w:author="Aaryamann Goenka" w:id="78" w:date="2026-04-29T08:22:57Z">
            <w:r w:rsidDel="00000000" w:rsidR="00000000" w:rsidRPr="00000000">
              <w:rPr>
                <w:rFonts w:ascii="Times New Roman" w:cs="Times New Roman" w:eastAsia="Times New Roman" w:hAnsi="Times New Roman"/>
                <w:sz w:val="24"/>
                <w:szCs w:val="24"/>
                <w:rtl w:val="0"/>
              </w:rPr>
              <w:delText xml:space="preserve">Hansen first/last detection (within the GMW mask)</w:delText>
            </w:r>
          </w:del>
        </w:sdtContent>
      </w:sdt>
      <w:sdt>
        <w:sdtPr>
          <w:id w:val="-1604215790"/>
          <w:tag w:val="goog_rdk_159"/>
        </w:sdtPr>
        <w:sdtContent>
          <w:ins w:author="Aaryamann Goenka" w:id="78" w:date="2026-04-29T08:22:57Z">
            <w:r w:rsidDel="00000000" w:rsidR="00000000" w:rsidRPr="00000000">
              <w:rPr>
                <w:rFonts w:ascii="Times New Roman" w:cs="Times New Roman" w:eastAsia="Times New Roman" w:hAnsi="Times New Roman"/>
                <w:sz w:val="24"/>
                <w:szCs w:val="24"/>
                <w:rtl w:val="0"/>
              </w:rPr>
              <w:t xml:space="preserve">Hansen GFC layers within the GMW mangrove mask</w:t>
            </w:r>
          </w:ins>
        </w:sdtContent>
      </w:sdt>
      <w:r w:rsidDel="00000000" w:rsidR="00000000" w:rsidRPr="00000000">
        <w:rPr>
          <w:rFonts w:ascii="Times New Roman" w:cs="Times New Roman" w:eastAsia="Times New Roman" w:hAnsi="Times New Roman"/>
          <w:sz w:val="24"/>
          <w:szCs w:val="24"/>
          <w:rtl w:val="0"/>
        </w:rPr>
        <w:t xml:space="preserve">. Categorical map classifying GMW </w:t>
      </w:r>
      <w:sdt>
        <w:sdtPr>
          <w:id w:val="-514133632"/>
          <w:tag w:val="goog_rdk_160"/>
        </w:sdtPr>
        <w:sdtContent>
          <w:del w:author="Aaryamann Goenka" w:id="79" w:date="2026-04-29T08:22:57Z">
            <w:r w:rsidDel="00000000" w:rsidR="00000000" w:rsidRPr="00000000">
              <w:rPr>
                <w:rFonts w:ascii="Times New Roman" w:cs="Times New Roman" w:eastAsia="Times New Roman" w:hAnsi="Times New Roman"/>
                <w:sz w:val="24"/>
                <w:szCs w:val="24"/>
                <w:rtl w:val="0"/>
              </w:rPr>
              <w:delText xml:space="preserve">mangrove pixels</w:delText>
            </w:r>
          </w:del>
        </w:sdtContent>
      </w:sdt>
      <w:sdt>
        <w:sdtPr>
          <w:id w:val="-1859791557"/>
          <w:tag w:val="goog_rdk_161"/>
        </w:sdtPr>
        <w:sdtContent>
          <w:ins w:author="Aaryamann Goenka" w:id="79" w:date="2026-04-29T08:22:57Z">
            <w:r w:rsidDel="00000000" w:rsidR="00000000" w:rsidRPr="00000000">
              <w:rPr>
                <w:rFonts w:ascii="Times New Roman" w:cs="Times New Roman" w:eastAsia="Times New Roman" w:hAnsi="Times New Roman"/>
                <w:sz w:val="24"/>
                <w:szCs w:val="24"/>
                <w:rtl w:val="0"/>
              </w:rPr>
              <w:t xml:space="preserve">pixels</w:t>
            </w:r>
          </w:ins>
        </w:sdtContent>
      </w:sdt>
      <w:r w:rsidDel="00000000" w:rsidR="00000000" w:rsidRPr="00000000">
        <w:rPr>
          <w:rFonts w:ascii="Times New Roman" w:cs="Times New Roman" w:eastAsia="Times New Roman" w:hAnsi="Times New Roman"/>
          <w:sz w:val="24"/>
          <w:szCs w:val="24"/>
          <w:rtl w:val="0"/>
        </w:rPr>
        <w:t xml:space="preserve"> into: never forest (</w:t>
      </w:r>
      <w:sdt>
        <w:sdtPr>
          <w:id w:val="942450972"/>
          <w:tag w:val="goog_rdk_162"/>
        </w:sdtPr>
        <w:sdtContent>
          <w:del w:author="Aaryamann Goenka" w:id="80" w:date="2026-04-29T08:22:57Z">
            <w:r w:rsidDel="00000000" w:rsidR="00000000" w:rsidRPr="00000000">
              <w:rPr>
                <w:rFonts w:ascii="Times New Roman" w:cs="Times New Roman" w:eastAsia="Times New Roman" w:hAnsi="Times New Roman"/>
                <w:sz w:val="24"/>
                <w:szCs w:val="24"/>
                <w:rtl w:val="0"/>
              </w:rPr>
              <w:delText xml:space="preserve">no Hansen detection</w:delText>
            </w:r>
          </w:del>
        </w:sdtContent>
      </w:sdt>
      <w:sdt>
        <w:sdtPr>
          <w:id w:val="1605231441"/>
          <w:tag w:val="goog_rdk_163"/>
        </w:sdtPr>
        <w:sdtContent>
          <w:ins w:author="Aaryamann Goenka" w:id="80" w:date="2026-04-29T08:22:57Z">
            <w:r w:rsidDel="00000000" w:rsidR="00000000" w:rsidRPr="00000000">
              <w:rPr>
                <w:rFonts w:ascii="Times New Roman" w:cs="Times New Roman" w:eastAsia="Times New Roman" w:hAnsi="Times New Roman"/>
                <w:sz w:val="24"/>
                <w:szCs w:val="24"/>
                <w:rtl w:val="0"/>
              </w:rPr>
              <w:t xml:space="preserve">treecover2000 below 10% with no gain recorded</w:t>
            </w:r>
          </w:ins>
        </w:sdtContent>
      </w:sdt>
      <w:r w:rsidDel="00000000" w:rsidR="00000000" w:rsidRPr="00000000">
        <w:rPr>
          <w:rFonts w:ascii="Times New Roman" w:cs="Times New Roman" w:eastAsia="Times New Roman" w:hAnsi="Times New Roman"/>
          <w:sz w:val="24"/>
          <w:szCs w:val="24"/>
          <w:rtl w:val="0"/>
        </w:rPr>
        <w:t xml:space="preserve">), </w:t>
      </w:r>
      <w:sdt>
        <w:sdtPr>
          <w:id w:val="-1286894003"/>
          <w:tag w:val="goog_rdk_164"/>
        </w:sdtPr>
        <w:sdtContent>
          <w:del w:author="Aaryamann Goenka" w:id="81" w:date="2026-04-29T08:22:57Z">
            <w:r w:rsidDel="00000000" w:rsidR="00000000" w:rsidRPr="00000000">
              <w:rPr>
                <w:rFonts w:ascii="Times New Roman" w:cs="Times New Roman" w:eastAsia="Times New Roman" w:hAnsi="Times New Roman"/>
                <w:sz w:val="24"/>
                <w:szCs w:val="24"/>
                <w:rtl w:val="0"/>
              </w:rPr>
              <w:delText xml:space="preserve">temporary forest (detected at least once but not present through the latest year), and persistent forest (detected and still present in the latest year)</w:delText>
            </w:r>
          </w:del>
        </w:sdtContent>
      </w:sdt>
      <w:sdt>
        <w:sdtPr>
          <w:id w:val="-1763419560"/>
          <w:tag w:val="goog_rdk_165"/>
        </w:sdtPr>
        <w:sdtContent>
          <w:ins w:author="Aaryamann Goenka" w:id="81" w:date="2026-04-29T08:22:57Z">
            <w:r w:rsidDel="00000000" w:rsidR="00000000" w:rsidRPr="00000000">
              <w:rPr>
                <w:rFonts w:ascii="Times New Roman" w:cs="Times New Roman" w:eastAsia="Times New Roman" w:hAnsi="Times New Roman"/>
                <w:sz w:val="24"/>
                <w:szCs w:val="24"/>
                <w:rtl w:val="0"/>
              </w:rPr>
              <w:t xml:space="preserve">persistent forest (treecover2000 ≥ 10% with no detected loss through 2024), and temporary forest (treecover2000 ≥ 10% with a detected loss year, or gain followed by loss)</w:t>
            </w:r>
          </w:ins>
        </w:sdtContent>
      </w:sdt>
      <w:r w:rsidDel="00000000" w:rsidR="00000000" w:rsidRPr="00000000">
        <w:rPr>
          <w:rFonts w:ascii="Times New Roman" w:cs="Times New Roman" w:eastAsia="Times New Roman" w:hAnsi="Times New Roman"/>
          <w:sz w:val="24"/>
          <w:szCs w:val="24"/>
          <w:rtl w:val="0"/>
        </w:rPr>
        <w:t xml:space="preserve">. Class definitions follow the </w:t>
      </w:r>
      <w:sdt>
        <w:sdtPr>
          <w:id w:val="2091710239"/>
          <w:tag w:val="goog_rdk_166"/>
        </w:sdtPr>
        <w:sdtContent>
          <w:del w:author="Aaryamann Goenka" w:id="82" w:date="2026-04-29T08:22:57Z">
            <w:r w:rsidDel="00000000" w:rsidR="00000000" w:rsidRPr="00000000">
              <w:rPr>
                <w:rFonts w:ascii="Times New Roman" w:cs="Times New Roman" w:eastAsia="Times New Roman" w:hAnsi="Times New Roman"/>
                <w:sz w:val="24"/>
                <w:szCs w:val="24"/>
                <w:rtl w:val="0"/>
              </w:rPr>
              <w:delText xml:space="preserve">first/last</w:delText>
            </w:r>
          </w:del>
        </w:sdtContent>
      </w:sdt>
      <w:r w:rsidDel="00000000" w:rsidR="00000000" w:rsidRPr="00000000">
        <w:rPr>
          <w:rFonts w:ascii="Times New Roman" w:cs="Times New Roman" w:eastAsia="Times New Roman" w:hAnsi="Times New Roman"/>
          <w:sz w:val="24"/>
          <w:szCs w:val="24"/>
          <w:rtl w:val="0"/>
        </w:rPr>
        <w:t xml:space="preserve">criteria stated in Methods</w:t>
      </w:r>
      <w:sdt>
        <w:sdtPr>
          <w:id w:val="1572899154"/>
          <w:tag w:val="goog_rdk_167"/>
        </w:sdtPr>
        <w:sdtContent>
          <w:del w:author="Aaryamann Goenka" w:id="83" w:date="2026-04-29T08:22:57Z">
            <w:r w:rsidDel="00000000" w:rsidR="00000000" w:rsidRPr="00000000">
              <w:rPr>
                <w:rFonts w:ascii="Times New Roman" w:cs="Times New Roman" w:eastAsia="Times New Roman" w:hAnsi="Times New Roman"/>
                <w:sz w:val="24"/>
                <w:szCs w:val="24"/>
                <w:rtl w:val="0"/>
              </w:rPr>
              <w:delText xml:space="preserve">and are applied only inside the GMW mangrove extent</w:delText>
            </w:r>
          </w:del>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7">
      <w:pPr>
        <w:jc w:val="both"/>
        <w:rPr/>
      </w:pPr>
      <w:r w:rsidDel="00000000" w:rsidR="00000000" w:rsidRPr="00000000">
        <w:rPr/>
        <w:drawing>
          <wp:inline distB="0" distT="0" distL="114300" distR="114300">
            <wp:extent cx="5029200" cy="50292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029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pPr>
      <w:sdt>
        <w:sdtPr>
          <w:id w:val="-654917207"/>
          <w:tag w:val="goog_rdk_169"/>
        </w:sdtPr>
        <w:sdtContent>
          <w:ins w:author="Aaryamann Goenka" w:id="84" w:date="2026-04-29T08:22:57Z">
            <w:r w:rsidDel="00000000" w:rsidR="00000000" w:rsidRPr="00000000">
              <w:rPr>
                <w:rFonts w:ascii="Times New Roman" w:cs="Times New Roman" w:eastAsia="Times New Roman" w:hAnsi="Times New Roman"/>
                <w:sz w:val="24"/>
                <w:szCs w:val="24"/>
                <w:rtl w:val="0"/>
              </w:rPr>
              <w:t xml:space="preserve">Figure 4. Spatial pattern of never-forest and persistent-forest pixels within a southern Mumbai mangrove cluster. Zoom on the central Mahim–Versova system and the adjacent eastern peninsular patch (EPSG:32643, eastings 265–290 km, northings 2,110–2,140 km). Persistent forest (dark green; treecover2000 ≥ 10% with no detected loss) clusters in dense interior patches, while never-forest (gray; treecover2000 &lt; 10%) wraps fringes, narrow tidal channels, and outer-island edges. Class definitions follow the criteria in Methods. Temporary forest is not visible at this scale (14 pixels in total across the full GMW mask).</w:t>
            </w:r>
          </w:ins>
        </w:sdtContent>
      </w:sdt>
      <w:r w:rsidDel="00000000" w:rsidR="00000000" w:rsidRPr="00000000">
        <w:rPr>
          <w:rtl w:val="0"/>
        </w:rPr>
      </w:r>
    </w:p>
    <w:p w:rsidR="00000000" w:rsidDel="00000000" w:rsidP="00000000" w:rsidRDefault="00000000" w:rsidRPr="00000000" w14:paraId="00000059">
      <w:pPr>
        <w:jc w:val="both"/>
        <w:rPr/>
      </w:pPr>
      <w:sdt>
        <w:sdtPr>
          <w:id w:val="1913906238"/>
          <w:tag w:val="goog_rdk_171"/>
        </w:sdtPr>
        <w:sdtContent>
          <w:del w:author="Aaryamann Goenka" w:id="85" w:date="2026-04-29T08:22:57Z">
            <w:r w:rsidDel="00000000" w:rsidR="00000000" w:rsidRPr="00000000">
              <w:rPr>
                <w:rFonts w:ascii="Times New Roman" w:cs="Times New Roman" w:eastAsia="Times New Roman" w:hAnsi="Times New Roman"/>
                <w:sz w:val="24"/>
                <w:szCs w:val="24"/>
                <w:rtl w:val="0"/>
              </w:rPr>
              <w:delText xml:space="preserve">The duration analysis discussed in the methodology section showed:</w:delText>
            </w:r>
          </w:del>
        </w:sdtContent>
      </w:sdt>
      <w:r w:rsidDel="00000000" w:rsidR="00000000" w:rsidRPr="00000000">
        <w:rPr>
          <w:rtl w:val="0"/>
        </w:rPr>
      </w:r>
    </w:p>
    <w:p w:rsidR="00000000" w:rsidDel="00000000" w:rsidP="00000000" w:rsidRDefault="00000000" w:rsidRPr="00000000" w14:paraId="0000005A">
      <w:pPr>
        <w:jc w:val="both"/>
        <w:rPr/>
      </w:pPr>
      <w:sdt>
        <w:sdtPr>
          <w:id w:val="-53847929"/>
          <w:tag w:val="goog_rdk_173"/>
        </w:sdtPr>
        <w:sdtContent>
          <w:del w:author="Aaryamann Goenka" w:id="86" w:date="2026-04-29T08:22:57Z">
            <w:r w:rsidDel="00000000" w:rsidR="00000000" w:rsidRPr="00000000">
              <w:rPr>
                <w:rFonts w:ascii="Times New Roman" w:cs="Times New Roman" w:eastAsia="Times New Roman" w:hAnsi="Times New Roman"/>
                <w:sz w:val="24"/>
                <w:szCs w:val="24"/>
                <w:rtl w:val="0"/>
              </w:rPr>
              <w:delText xml:space="preserve">- A median duration near zero years</w:delTex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delText xml:space="preserve">- A distribution dominated by short detection intervals</w:delTex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delText xml:space="preserve">- Numerous pixels exhibiting near-zero or minimal persistence</w:delTex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delText xml:space="preserve">The spatial duration map confirms that most mangrove pixels show short-lived forest detection signals rather than long-term stability.</w:delText>
            </w:r>
          </w:del>
        </w:sdtContent>
      </w:sdt>
      <w:r w:rsidDel="00000000" w:rsidR="00000000" w:rsidRPr="00000000">
        <w:rPr>
          <w:rtl w:val="0"/>
        </w:rPr>
      </w:r>
    </w:p>
    <w:p w:rsidR="00000000" w:rsidDel="00000000" w:rsidP="00000000" w:rsidRDefault="00000000" w:rsidRPr="00000000" w14:paraId="0000005B">
      <w:pPr>
        <w:jc w:val="both"/>
        <w:rPr/>
      </w:pPr>
      <w:sdt>
        <w:sdtPr>
          <w:id w:val="-151727657"/>
          <w:tag w:val="goog_rdk_175"/>
        </w:sdtPr>
        <w:sdtContent>
          <w:del w:author="Aaryamann Goenka" w:id="87" w:date="2026-04-29T08:22:57Z">
            <w:r w:rsidDel="00000000" w:rsidR="00000000" w:rsidRPr="00000000">
              <w:rPr>
                <w:rFonts w:ascii="Times New Roman" w:cs="Times New Roman" w:eastAsia="Times New Roman" w:hAnsi="Times New Roman"/>
                <w:sz w:val="24"/>
                <w:szCs w:val="24"/>
                <w:rtl w:val="0"/>
              </w:rPr>
              <w:delText xml:space="preserve">[FIGURE: image1.png]</w:delTex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delText xml:space="preserve">[FIGURE: image5.png]</w:delText>
            </w:r>
          </w:del>
        </w:sdtContent>
      </w:sdt>
      <w:r w:rsidDel="00000000" w:rsidR="00000000" w:rsidRPr="00000000">
        <w:rPr>
          <w:rtl w:val="0"/>
        </w:rPr>
      </w:r>
    </w:p>
    <w:p w:rsidR="00000000" w:rsidDel="00000000" w:rsidP="00000000" w:rsidRDefault="00000000" w:rsidRPr="00000000" w14:paraId="0000005C">
      <w:pPr>
        <w:jc w:val="both"/>
        <w:rPr/>
      </w:pPr>
      <w:sdt>
        <w:sdtPr>
          <w:id w:val="959809305"/>
          <w:tag w:val="goog_rdk_177"/>
        </w:sdtPr>
        <w:sdtContent>
          <w:del w:author="Aaryamann Goenka" w:id="88" w:date="2026-04-29T08:22:57Z">
            <w:r w:rsidDel="00000000" w:rsidR="00000000" w:rsidRPr="00000000">
              <w:rPr>
                <w:rFonts w:ascii="Times New Roman" w:cs="Times New Roman" w:eastAsia="Times New Roman" w:hAnsi="Times New Roman"/>
                <w:sz w:val="24"/>
                <w:szCs w:val="24"/>
                <w:rtl w:val="0"/>
              </w:rPr>
              <w:delText xml:space="preserve">As Figure 5 shows, the median duration of forest pixel seen in Hansen is near-zero, with very few pixels exceeding a duration of more than 10 years. This suggests that short-lived forest signals dominate duration maps and there is a scarcity of &gt;5 years pixels, again reinforcing the suspicious nature of 0% persistent forest.</w:delText>
            </w:r>
          </w:del>
        </w:sdtContent>
      </w:sdt>
      <w:r w:rsidDel="00000000" w:rsidR="00000000" w:rsidRPr="00000000">
        <w:rPr>
          <w:rtl w:val="0"/>
        </w:rPr>
      </w:r>
    </w:p>
    <w:p w:rsidR="00000000" w:rsidDel="00000000" w:rsidP="00000000" w:rsidRDefault="00000000" w:rsidRPr="00000000" w14:paraId="0000005D">
      <w:pPr>
        <w:jc w:val="both"/>
        <w:rPr/>
      </w:pPr>
      <w:sdt>
        <w:sdtPr>
          <w:id w:val="-1822506988"/>
          <w:tag w:val="goog_rdk_179"/>
        </w:sdtPr>
        <w:sdtContent>
          <w:del w:author="Aaryamann Goenka" w:id="89" w:date="2026-04-29T08:22:57Z">
            <w:r w:rsidDel="00000000" w:rsidR="00000000" w:rsidRPr="00000000">
              <w:rPr>
                <w:rFonts w:ascii="Times New Roman" w:cs="Times New Roman" w:eastAsia="Times New Roman" w:hAnsi="Times New Roman"/>
                <w:sz w:val="24"/>
                <w:szCs w:val="24"/>
                <w:rtl w:val="0"/>
              </w:rPr>
              <w:delText xml:space="preserve">The duration spatial map further indicates that mangrove pixels aren't persistent in the Hansen dataset and regularly flicker in and out of its classification of forest. Apart from the reasons stated previously, this can be attributed to tidal effects, phenology, canopy structure, and sensor noise. These results indicate that Hansen forest classification within mangroves is temporally unstable.</w:delText>
            </w:r>
          </w:del>
        </w:sdtContent>
      </w:sdt>
      <w:r w:rsidDel="00000000" w:rsidR="00000000" w:rsidRPr="00000000">
        <w:rPr>
          <w:rtl w:val="0"/>
        </w:rPr>
      </w:r>
    </w:p>
    <w:p w:rsidR="00000000" w:rsidDel="00000000" w:rsidP="00000000" w:rsidRDefault="00000000" w:rsidRPr="00000000" w14:paraId="0000005E">
      <w:pPr>
        <w:jc w:val="both"/>
        <w:rPr/>
      </w:pPr>
      <w:sdt>
        <w:sdtPr>
          <w:id w:val="1530650411"/>
          <w:tag w:val="goog_rdk_181"/>
        </w:sdtPr>
        <w:sdtContent>
          <w:ins w:author="Aaryamann Goenka" w:id="90" w:date="2026-04-29T08:22:57Z">
            <w:r w:rsidDel="00000000" w:rsidR="00000000" w:rsidRPr="00000000">
              <w:rPr>
                <w:rFonts w:ascii="Times New Roman" w:cs="Times New Roman" w:eastAsia="Times New Roman" w:hAnsi="Times New Roman"/>
                <w:sz w:val="24"/>
                <w:szCs w:val="24"/>
                <w:rtl w:val="0"/>
              </w:rPr>
              <w:t xml:space="preserve">The temporal distribution of the few detected loss events is shown in Figure 5. Of the 14 loss pixels, 5 (36%) have a recorded loss year in 2003–2008 and 9 (64%) in 2023–2024; the median loss year is 2008. Given the small absolute count, this distribution is best interpreted as scattered noise rather than systematic forest loss within the GMW mask.</w:t>
            </w:r>
          </w:ins>
        </w:sdtContent>
      </w:sdt>
      <w:r w:rsidDel="00000000" w:rsidR="00000000" w:rsidRPr="00000000">
        <w:rPr>
          <w:rtl w:val="0"/>
        </w:rPr>
      </w:r>
    </w:p>
    <w:p w:rsidR="00000000" w:rsidDel="00000000" w:rsidP="00000000" w:rsidRDefault="00000000" w:rsidRPr="00000000" w14:paraId="0000005F">
      <w:pPr>
        <w:jc w:val="both"/>
        <w:rPr/>
      </w:pPr>
      <w:r w:rsidDel="00000000" w:rsidR="00000000" w:rsidRPr="00000000">
        <w:rPr/>
        <w:drawing>
          <wp:inline distB="0" distT="0" distL="114300" distR="114300">
            <wp:extent cx="5029200" cy="25146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both"/>
        <w:rPr/>
      </w:pPr>
      <w:sdt>
        <w:sdtPr>
          <w:id w:val="-1541388940"/>
          <w:tag w:val="goog_rdk_183"/>
        </w:sdtPr>
        <w:sdtContent>
          <w:ins w:author="Aaryamann Goenka" w:id="91" w:date="2026-04-29T08:22:57Z">
            <w:r w:rsidDel="00000000" w:rsidR="00000000" w:rsidRPr="00000000">
              <w:rPr>
                <w:rFonts w:ascii="Times New Roman" w:cs="Times New Roman" w:eastAsia="Times New Roman" w:hAnsi="Times New Roman"/>
                <w:sz w:val="24"/>
                <w:szCs w:val="24"/>
                <w:rtl w:val="0"/>
              </w:rPr>
              <w:t xml:space="preserve">Figure 5. Distribution of Hansen-detected forest loss years within the GMW mangrove mask, 2001–2024. Histogram includes only the 14 GMW pixels (≈0.07 ha) where Hansen recorded a loss-year value. A small cluster of pixels falls in 2003–2008 and the remainder in 2023–2024.</w:t>
            </w:r>
          </w:ins>
        </w:sdtContent>
      </w:sdt>
      <w:r w:rsidDel="00000000" w:rsidR="00000000" w:rsidRPr="00000000">
        <w:rPr>
          <w:rtl w:val="0"/>
        </w:rPr>
      </w:r>
    </w:p>
    <w:p w:rsidR="00000000" w:rsidDel="00000000" w:rsidP="00000000" w:rsidRDefault="00000000" w:rsidRPr="00000000" w14:paraId="00000061">
      <w:pPr>
        <w:jc w:val="both"/>
        <w:rPr/>
      </w:pPr>
      <w:sdt>
        <w:sdtPr>
          <w:id w:val="202620196"/>
          <w:tag w:val="goog_rdk_185"/>
        </w:sdtPr>
        <w:sdtContent>
          <w:ins w:author="Aaryamann Goenka" w:id="92" w:date="2026-04-29T08:22:57Z">
            <w:r w:rsidDel="00000000" w:rsidR="00000000" w:rsidRPr="00000000">
              <w:rPr>
                <w:rFonts w:ascii="Times New Roman" w:cs="Times New Roman" w:eastAsia="Times New Roman" w:hAnsi="Times New Roman"/>
                <w:sz w:val="24"/>
                <w:szCs w:val="24"/>
                <w:rtl w:val="0"/>
              </w:rPr>
              <w:t xml:space="preserve">These results indicate that Hansen's forest classification is internally consistent across the GMW mask — pixels above the canopy threshold remain classified through 2024 — but the threshold itself excludes the majority of pixels GMW identifies as mangrove. The disagreement between the two products therefore reflects a difference in detection sensitivity rather than temporal instability of the forest signal.</w:t>
            </w:r>
          </w:ins>
        </w:sdtContent>
      </w:sdt>
      <w:r w:rsidDel="00000000" w:rsidR="00000000" w:rsidRPr="00000000">
        <w:rPr>
          <w:rtl w:val="0"/>
        </w:rPr>
      </w:r>
    </w:p>
    <w:p w:rsidR="00000000" w:rsidDel="00000000" w:rsidP="00000000" w:rsidRDefault="00000000" w:rsidRPr="00000000" w14:paraId="00000062">
      <w:pPr>
        <w:pStyle w:val="Heading2"/>
        <w:jc w:val="both"/>
        <w:rPr/>
      </w:pPr>
      <w:r w:rsidDel="00000000" w:rsidR="00000000" w:rsidRPr="00000000">
        <w:rPr>
          <w:rtl w:val="0"/>
        </w:rPr>
        <w:t xml:space="preserve">Discussion</w:t>
      </w:r>
    </w:p>
    <w:p w:rsidR="00000000" w:rsidDel="00000000" w:rsidP="00000000" w:rsidRDefault="00000000" w:rsidRPr="00000000" w14:paraId="00000063">
      <w:pPr>
        <w:jc w:val="both"/>
        <w:rPr/>
      </w:pPr>
      <w:r w:rsidDel="00000000" w:rsidR="00000000" w:rsidRPr="00000000">
        <w:rPr>
          <w:rFonts w:ascii="Times New Roman" w:cs="Times New Roman" w:eastAsia="Times New Roman" w:hAnsi="Times New Roman"/>
          <w:sz w:val="24"/>
          <w:szCs w:val="24"/>
          <w:rtl w:val="0"/>
        </w:rPr>
        <w:t xml:space="preserve">Although </w:t>
      </w:r>
      <w:sdt>
        <w:sdtPr>
          <w:id w:val="-1375631526"/>
          <w:tag w:val="goog_rdk_186"/>
        </w:sdtPr>
        <w:sdtContent>
          <w:del w:author="Aaryamann Goenka" w:id="93" w:date="2026-04-29T08:22:57Z">
            <w:r w:rsidDel="00000000" w:rsidR="00000000" w:rsidRPr="00000000">
              <w:rPr>
                <w:rFonts w:ascii="Times New Roman" w:cs="Times New Roman" w:eastAsia="Times New Roman" w:hAnsi="Times New Roman"/>
                <w:sz w:val="24"/>
                <w:szCs w:val="24"/>
                <w:rtl w:val="0"/>
              </w:rPr>
              <w:delText xml:space="preserve">over 92% of mangrove pixels exhibit forest detection at least once</w:delText>
            </w:r>
          </w:del>
        </w:sdtContent>
      </w:sdt>
      <w:sdt>
        <w:sdtPr>
          <w:id w:val="248137850"/>
          <w:tag w:val="goog_rdk_187"/>
        </w:sdtPr>
        <w:sdtContent>
          <w:ins w:author="Aaryamann Goenka" w:id="93" w:date="2026-04-29T08:22:57Z">
            <w:r w:rsidDel="00000000" w:rsidR="00000000" w:rsidRPr="00000000">
              <w:rPr>
                <w:rFonts w:ascii="Times New Roman" w:cs="Times New Roman" w:eastAsia="Times New Roman" w:hAnsi="Times New Roman"/>
                <w:sz w:val="24"/>
                <w:szCs w:val="24"/>
                <w:rtl w:val="0"/>
              </w:rPr>
              <w:t xml:space="preserve">approximately 17.5% of mangrove pixels are classified as persistent forest in Hansen</w:t>
            </w:r>
          </w:ins>
        </w:sdtContent>
      </w:sdt>
      <w:r w:rsidDel="00000000" w:rsidR="00000000" w:rsidRPr="00000000">
        <w:rPr>
          <w:rFonts w:ascii="Times New Roman" w:cs="Times New Roman" w:eastAsia="Times New Roman" w:hAnsi="Times New Roman"/>
          <w:sz w:val="24"/>
          <w:szCs w:val="24"/>
          <w:rtl w:val="0"/>
        </w:rPr>
        <w:t xml:space="preserve">, the </w:t>
      </w:r>
      <w:sdt>
        <w:sdtPr>
          <w:id w:val="-1226938792"/>
          <w:tag w:val="goog_rdk_188"/>
        </w:sdtPr>
        <w:sdtContent>
          <w:del w:author="Aaryamann Goenka" w:id="94" w:date="2026-04-29T08:22:57Z">
            <w:r w:rsidDel="00000000" w:rsidR="00000000" w:rsidRPr="00000000">
              <w:rPr>
                <w:rFonts w:ascii="Times New Roman" w:cs="Times New Roman" w:eastAsia="Times New Roman" w:hAnsi="Times New Roman"/>
                <w:sz w:val="24"/>
                <w:szCs w:val="24"/>
                <w:rtl w:val="0"/>
              </w:rPr>
              <w:delText xml:space="preserve">near absence of persistent forest classification</w:delText>
            </w:r>
          </w:del>
        </w:sdtContent>
      </w:sdt>
      <w:sdt>
        <w:sdtPr>
          <w:id w:val="152008902"/>
          <w:tag w:val="goog_rdk_189"/>
        </w:sdtPr>
        <w:sdtContent>
          <w:ins w:author="Aaryamann Goenka" w:id="94" w:date="2026-04-29T08:22:57Z">
            <w:r w:rsidDel="00000000" w:rsidR="00000000" w:rsidRPr="00000000">
              <w:rPr>
                <w:rFonts w:ascii="Times New Roman" w:cs="Times New Roman" w:eastAsia="Times New Roman" w:hAnsi="Times New Roman"/>
                <w:sz w:val="24"/>
                <w:szCs w:val="24"/>
                <w:rtl w:val="0"/>
              </w:rPr>
              <w:t xml:space="preserve">82.5% that are not classified as forest at all</w:t>
            </w:r>
          </w:ins>
        </w:sdtContent>
      </w:sdt>
      <w:r w:rsidDel="00000000" w:rsidR="00000000" w:rsidRPr="00000000">
        <w:rPr>
          <w:rFonts w:ascii="Times New Roman" w:cs="Times New Roman" w:eastAsia="Times New Roman" w:hAnsi="Times New Roman"/>
          <w:sz w:val="24"/>
          <w:szCs w:val="24"/>
          <w:rtl w:val="0"/>
        </w:rPr>
        <w:t xml:space="preserve"> suggests that Hansen's forest definition does not consistently capture mangrove ecosystems </w:t>
      </w:r>
      <w:sdt>
        <w:sdtPr>
          <w:id w:val="1711912618"/>
          <w:tag w:val="goog_rdk_190"/>
        </w:sdtPr>
        <w:sdtContent>
          <w:del w:author="Aaryamann Goenka" w:id="95" w:date="2026-04-29T08:22:57Z">
            <w:r w:rsidDel="00000000" w:rsidR="00000000" w:rsidRPr="00000000">
              <w:rPr>
                <w:rFonts w:ascii="Times New Roman" w:cs="Times New Roman" w:eastAsia="Times New Roman" w:hAnsi="Times New Roman"/>
                <w:sz w:val="24"/>
                <w:szCs w:val="24"/>
                <w:rtl w:val="0"/>
              </w:rPr>
              <w:delText xml:space="preserve">over time</w:delText>
            </w:r>
          </w:del>
        </w:sdtContent>
      </w:sdt>
      <w:sdt>
        <w:sdtPr>
          <w:id w:val="1462483339"/>
          <w:tag w:val="goog_rdk_191"/>
        </w:sdtPr>
        <w:sdtContent>
          <w:ins w:author="Aaryamann Goenka" w:id="95" w:date="2026-04-29T08:22:57Z">
            <w:r w:rsidDel="00000000" w:rsidR="00000000" w:rsidRPr="00000000">
              <w:rPr>
                <w:rFonts w:ascii="Times New Roman" w:cs="Times New Roman" w:eastAsia="Times New Roman" w:hAnsi="Times New Roman"/>
                <w:sz w:val="24"/>
                <w:szCs w:val="24"/>
                <w:rtl w:val="0"/>
              </w:rPr>
              <w:t xml:space="preserve">under its 10% canopy threshold</w:t>
            </w:r>
          </w:ins>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4">
      <w:pPr>
        <w:jc w:val="both"/>
        <w:rPr/>
      </w:pPr>
      <w:r w:rsidDel="00000000" w:rsidR="00000000" w:rsidRPr="00000000">
        <w:rPr>
          <w:rFonts w:ascii="Times New Roman" w:cs="Times New Roman" w:eastAsia="Times New Roman" w:hAnsi="Times New Roman"/>
          <w:sz w:val="24"/>
          <w:szCs w:val="24"/>
          <w:rtl w:val="0"/>
        </w:rPr>
        <w:t xml:space="preserve">This </w:t>
      </w:r>
      <w:sdt>
        <w:sdtPr>
          <w:id w:val="-1428986881"/>
          <w:tag w:val="goog_rdk_192"/>
        </w:sdtPr>
        <w:sdtContent>
          <w:del w:author="Aaryamann Goenka" w:id="96" w:date="2026-04-29T08:22:57Z">
            <w:r w:rsidDel="00000000" w:rsidR="00000000" w:rsidRPr="00000000">
              <w:rPr>
                <w:rFonts w:ascii="Times New Roman" w:cs="Times New Roman" w:eastAsia="Times New Roman" w:hAnsi="Times New Roman"/>
                <w:sz w:val="24"/>
                <w:szCs w:val="24"/>
                <w:rtl w:val="0"/>
              </w:rPr>
              <w:delText xml:space="preserve">instability appears to reflect classification variability</w:delText>
            </w:r>
          </w:del>
        </w:sdtContent>
      </w:sdt>
      <w:sdt>
        <w:sdtPr>
          <w:id w:val="-1337186872"/>
          <w:tag w:val="goog_rdk_193"/>
        </w:sdtPr>
        <w:sdtContent>
          <w:ins w:author="Aaryamann Goenka" w:id="96" w:date="2026-04-29T08:22:57Z">
            <w:r w:rsidDel="00000000" w:rsidR="00000000" w:rsidRPr="00000000">
              <w:rPr>
                <w:rFonts w:ascii="Times New Roman" w:cs="Times New Roman" w:eastAsia="Times New Roman" w:hAnsi="Times New Roman"/>
                <w:sz w:val="24"/>
                <w:szCs w:val="24"/>
                <w:rtl w:val="0"/>
              </w:rPr>
              <w:t xml:space="preserve">disagreement appears to reflect a difference in detection sensitivity</w:t>
            </w:r>
          </w:ins>
        </w:sdtContent>
      </w:sdt>
      <w:r w:rsidDel="00000000" w:rsidR="00000000" w:rsidRPr="00000000">
        <w:rPr>
          <w:rFonts w:ascii="Times New Roman" w:cs="Times New Roman" w:eastAsia="Times New Roman" w:hAnsi="Times New Roman"/>
          <w:sz w:val="24"/>
          <w:szCs w:val="24"/>
          <w:rtl w:val="0"/>
        </w:rPr>
        <w:t xml:space="preserve"> rather than large-scale mangrove loss, as cumulative loss within the mangrove mask was minimal over the study period.</w:t>
      </w:r>
      <w:r w:rsidDel="00000000" w:rsidR="00000000" w:rsidRPr="00000000">
        <w:rPr>
          <w:rtl w:val="0"/>
        </w:rPr>
      </w:r>
    </w:p>
    <w:p w:rsidR="00000000" w:rsidDel="00000000" w:rsidP="00000000" w:rsidRDefault="00000000" w:rsidRPr="00000000" w14:paraId="00000065">
      <w:pPr>
        <w:jc w:val="both"/>
        <w:rPr/>
      </w:pPr>
      <w:r w:rsidDel="00000000" w:rsidR="00000000" w:rsidRPr="00000000">
        <w:rPr>
          <w:rFonts w:ascii="Times New Roman" w:cs="Times New Roman" w:eastAsia="Times New Roman" w:hAnsi="Times New Roman"/>
          <w:sz w:val="24"/>
          <w:szCs w:val="24"/>
          <w:rtl w:val="0"/>
        </w:rPr>
        <w:t xml:space="preserve">Disagreement between Hansen and GMW is expected because the datasets are designed for different purposes and are built from different sensors and classification assumptions. Hansen Global Forest Change is a general-purpose forest monitoring product derived primarily from Landsat optical imagery and canopy cover thresholds. In contrast, GMW is designed specifically for mangroves and integrates radar (ALOS PALSAR) with optical imagery and coastal habitat constraints to improve detection in intertidal environments.</w:t>
      </w:r>
      <w:r w:rsidDel="00000000" w:rsidR="00000000" w:rsidRPr="00000000">
        <w:rPr>
          <w:rtl w:val="0"/>
        </w:rPr>
      </w:r>
    </w:p>
    <w:p w:rsidR="00000000" w:rsidDel="00000000" w:rsidP="00000000" w:rsidRDefault="00000000" w:rsidRPr="00000000" w14:paraId="00000066">
      <w:pPr>
        <w:jc w:val="both"/>
        <w:rPr/>
      </w:pPr>
      <w:r w:rsidDel="00000000" w:rsidR="00000000" w:rsidRPr="00000000">
        <w:rPr>
          <w:rFonts w:ascii="Times New Roman" w:cs="Times New Roman" w:eastAsia="Times New Roman" w:hAnsi="Times New Roman"/>
          <w:sz w:val="24"/>
          <w:szCs w:val="24"/>
          <w:rtl w:val="0"/>
        </w:rPr>
        <w:t xml:space="preserve">Several factors can plausibly explain why </w:t>
      </w:r>
      <w:sdt>
        <w:sdtPr>
          <w:id w:val="1562414017"/>
          <w:tag w:val="goog_rdk_194"/>
        </w:sdtPr>
        <w:sdtContent>
          <w:del w:author="Aaryamann Goenka" w:id="97" w:date="2026-04-29T08:22:57Z">
            <w:r w:rsidDel="00000000" w:rsidR="00000000" w:rsidRPr="00000000">
              <w:rPr>
                <w:rFonts w:ascii="Times New Roman" w:cs="Times New Roman" w:eastAsia="Times New Roman" w:hAnsi="Times New Roman"/>
                <w:sz w:val="24"/>
                <w:szCs w:val="24"/>
                <w:rtl w:val="0"/>
              </w:rPr>
              <w:delText xml:space="preserve">mangrove pixels may flicker in and out of Hansen's forest classification:</w:delText>
            </w:r>
          </w:del>
        </w:sdtContent>
      </w:sdt>
      <w:sdt>
        <w:sdtPr>
          <w:id w:val="1717295967"/>
          <w:tag w:val="goog_rdk_195"/>
        </w:sdtPr>
        <w:sdtContent>
          <w:ins w:author="Aaryamann Goenka" w:id="97" w:date="2026-04-29T08:22:57Z">
            <w:r w:rsidDel="00000000" w:rsidR="00000000" w:rsidRPr="00000000">
              <w:rPr>
                <w:rFonts w:ascii="Times New Roman" w:cs="Times New Roman" w:eastAsia="Times New Roman" w:hAnsi="Times New Roman"/>
                <w:sz w:val="24"/>
                <w:szCs w:val="24"/>
                <w:rtl w:val="0"/>
              </w:rPr>
              <w:t xml:space="preserve">Hansen misses the majority of GMW-classified pixels.</w:t>
            </w:r>
          </w:ins>
        </w:sdtContent>
      </w:sdt>
      <w:r w:rsidDel="00000000" w:rsidR="00000000" w:rsidRPr="00000000">
        <w:rPr>
          <w:rtl w:val="0"/>
        </w:rPr>
      </w:r>
    </w:p>
    <w:p w:rsidR="00000000" w:rsidDel="00000000" w:rsidP="00000000" w:rsidRDefault="00000000" w:rsidRPr="00000000" w14:paraId="00000067">
      <w:pPr>
        <w:jc w:val="both"/>
        <w:rPr/>
      </w:pPr>
      <w:sdt>
        <w:sdtPr>
          <w:id w:val="-12065988"/>
          <w:tag w:val="goog_rdk_197"/>
        </w:sdtPr>
        <w:sdtContent>
          <w:del w:author="Aaryamann Goenka" w:id="98" w:date="2026-04-29T08:22:57Z">
            <w:r w:rsidDel="00000000" w:rsidR="00000000" w:rsidRPr="00000000">
              <w:rPr>
                <w:rFonts w:ascii="Times New Roman" w:cs="Times New Roman" w:eastAsia="Times New Roman" w:hAnsi="Times New Roman"/>
                <w:sz w:val="24"/>
                <w:szCs w:val="24"/>
                <w:rtl w:val="0"/>
              </w:rPr>
              <w:delText xml:space="preserve">First, mangroves</w:delText>
            </w:r>
          </w:del>
        </w:sdtContent>
      </w:sdt>
      <w:sdt>
        <w:sdtPr>
          <w:id w:val="1409780716"/>
          <w:tag w:val="goog_rdk_198"/>
        </w:sdtPr>
        <w:sdtContent>
          <w:ins w:author="Aaryamann Goenka" w:id="98" w:date="2026-04-29T08:22:57Z">
            <w:r w:rsidDel="00000000" w:rsidR="00000000" w:rsidRPr="00000000">
              <w:rPr>
                <w:rFonts w:ascii="Times New Roman" w:cs="Times New Roman" w:eastAsia="Times New Roman" w:hAnsi="Times New Roman"/>
                <w:sz w:val="24"/>
                <w:szCs w:val="24"/>
                <w:rtl w:val="0"/>
              </w:rPr>
              <w:t xml:space="preserve">Mangroves</w:t>
            </w:r>
          </w:ins>
        </w:sdtContent>
      </w:sdt>
      <w:r w:rsidDel="00000000" w:rsidR="00000000" w:rsidRPr="00000000">
        <w:rPr>
          <w:rFonts w:ascii="Times New Roman" w:cs="Times New Roman" w:eastAsia="Times New Roman" w:hAnsi="Times New Roman"/>
          <w:sz w:val="24"/>
          <w:szCs w:val="24"/>
          <w:rtl w:val="0"/>
        </w:rPr>
        <w:t xml:space="preserve"> occur in intertidal zones where the observed surface reflectance changes substantially with the tidal stage</w:t>
      </w:r>
      <w:sdt>
        <w:sdtPr>
          <w:id w:val="-1869276562"/>
          <w:tag w:val="goog_rdk_199"/>
        </w:sdtPr>
        <w:sdtContent>
          <w:ins w:author="Aaryamann Goenka" w:id="99" w:date="2026-04-29T08:22:57Z">
            <w:r w:rsidDel="00000000" w:rsidR="00000000" w:rsidRPr="00000000">
              <w:rPr>
                <w:rFonts w:ascii="Times New Roman" w:cs="Times New Roman" w:eastAsia="Times New Roman" w:hAnsi="Times New Roman"/>
                <w:sz w:val="24"/>
                <w:szCs w:val="24"/>
                <w:vertAlign w:val="superscript"/>
                <w:rtl w:val="0"/>
              </w:rPr>
              <w:t xml:space="preserve">2</w:t>
            </w:r>
          </w:ins>
        </w:sdtContent>
      </w:sdt>
      <w:r w:rsidDel="00000000" w:rsidR="00000000" w:rsidRPr="00000000">
        <w:rPr>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Even if vegetation is unchanged, the mixture of water, mudflat, and canopy within a pixel can vary across images, causing unstable classification at 30 m resolution.</w:t>
      </w:r>
      <w:r w:rsidDel="00000000" w:rsidR="00000000" w:rsidRPr="00000000">
        <w:rPr>
          <w:rtl w:val="0"/>
        </w:rPr>
      </w:r>
    </w:p>
    <w:p w:rsidR="00000000" w:rsidDel="00000000" w:rsidP="00000000" w:rsidRDefault="00000000" w:rsidRPr="00000000" w14:paraId="00000068">
      <w:pPr>
        <w:jc w:val="both"/>
        <w:rPr/>
      </w:pPr>
      <w:sdt>
        <w:sdtPr>
          <w:id w:val="-490619619"/>
          <w:tag w:val="goog_rdk_201"/>
        </w:sdtPr>
        <w:sdtContent>
          <w:del w:author="Aaryamann Goenka" w:id="100" w:date="2026-04-29T08:22:57Z">
            <w:r w:rsidDel="00000000" w:rsidR="00000000" w:rsidRPr="00000000">
              <w:rPr>
                <w:rFonts w:ascii="Times New Roman" w:cs="Times New Roman" w:eastAsia="Times New Roman" w:hAnsi="Times New Roman"/>
                <w:sz w:val="24"/>
                <w:szCs w:val="24"/>
                <w:rtl w:val="0"/>
              </w:rPr>
              <w:delText xml:space="preserve">Second, mangrove</w:delText>
            </w:r>
          </w:del>
        </w:sdtContent>
      </w:sdt>
      <w:sdt>
        <w:sdtPr>
          <w:id w:val="-1008750008"/>
          <w:tag w:val="goog_rdk_202"/>
        </w:sdtPr>
        <w:sdtContent>
          <w:ins w:author="Aaryamann Goenka" w:id="100" w:date="2026-04-29T08:22:57Z">
            <w:r w:rsidDel="00000000" w:rsidR="00000000" w:rsidRPr="00000000">
              <w:rPr>
                <w:rFonts w:ascii="Times New Roman" w:cs="Times New Roman" w:eastAsia="Times New Roman" w:hAnsi="Times New Roman"/>
                <w:sz w:val="24"/>
                <w:szCs w:val="24"/>
                <w:rtl w:val="0"/>
              </w:rPr>
              <w:t xml:space="preserve">Additionally, mangrove</w:t>
            </w:r>
          </w:ins>
        </w:sdtContent>
      </w:sdt>
      <w:r w:rsidDel="00000000" w:rsidR="00000000" w:rsidRPr="00000000">
        <w:rPr>
          <w:rFonts w:ascii="Times New Roman" w:cs="Times New Roman" w:eastAsia="Times New Roman" w:hAnsi="Times New Roman"/>
          <w:sz w:val="24"/>
          <w:szCs w:val="24"/>
          <w:rtl w:val="0"/>
        </w:rPr>
        <w:t xml:space="preserve"> canopy structure is often heterogeneous and can be sparse or low in height compared to many inland forests. Pixels with canopy cover near a fixed threshold (e.g., 10%) may move above or below the detection boundary due to seasonal effects, partial inundation, atmospheric conditions, or mixed-pixel effects</w:t>
      </w:r>
      <w:sdt>
        <w:sdtPr>
          <w:id w:val="224556673"/>
          <w:tag w:val="goog_rdk_203"/>
        </w:sdtPr>
        <w:sdtContent>
          <w:ins w:author="Aaryamann Goenka" w:id="101" w:date="2026-04-29T08:22:57Z">
            <w:r w:rsidDel="00000000" w:rsidR="00000000" w:rsidRPr="00000000">
              <w:rPr>
                <w:rFonts w:ascii="Times New Roman" w:cs="Times New Roman" w:eastAsia="Times New Roman" w:hAnsi="Times New Roman"/>
                <w:sz w:val="24"/>
                <w:szCs w:val="24"/>
                <w:vertAlign w:val="superscript"/>
                <w:rtl w:val="0"/>
              </w:rPr>
              <w:t xml:space="preserve">2</w:t>
            </w:r>
          </w:ins>
        </w:sdtContent>
      </w:sdt>
      <w:r w:rsidDel="00000000" w:rsidR="00000000" w:rsidRPr="00000000">
        <w:rPr>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9">
      <w:pPr>
        <w:jc w:val="both"/>
        <w:rPr/>
      </w:pPr>
      <w:sdt>
        <w:sdtPr>
          <w:id w:val="-2121982756"/>
          <w:tag w:val="goog_rdk_205"/>
        </w:sdtPr>
        <w:sdtContent>
          <w:del w:author="Aaryamann Goenka" w:id="102" w:date="2026-04-29T08:22:57Z">
            <w:r w:rsidDel="00000000" w:rsidR="00000000" w:rsidRPr="00000000">
              <w:rPr>
                <w:rFonts w:ascii="Times New Roman" w:cs="Times New Roman" w:eastAsia="Times New Roman" w:hAnsi="Times New Roman"/>
                <w:sz w:val="24"/>
                <w:szCs w:val="24"/>
                <w:rtl w:val="0"/>
              </w:rPr>
              <w:delText xml:space="preserve">Third, optical</w:delText>
            </w:r>
          </w:del>
        </w:sdtContent>
      </w:sdt>
      <w:sdt>
        <w:sdtPr>
          <w:id w:val="-1375758502"/>
          <w:tag w:val="goog_rdk_206"/>
        </w:sdtPr>
        <w:sdtContent>
          <w:ins w:author="Aaryamann Goenka" w:id="102" w:date="2026-04-29T08:22:57Z">
            <w:r w:rsidDel="00000000" w:rsidR="00000000" w:rsidRPr="00000000">
              <w:rPr>
                <w:rFonts w:ascii="Times New Roman" w:cs="Times New Roman" w:eastAsia="Times New Roman" w:hAnsi="Times New Roman"/>
                <w:sz w:val="24"/>
                <w:szCs w:val="24"/>
                <w:rtl w:val="0"/>
              </w:rPr>
              <w:t xml:space="preserve">Moreover, optical</w:t>
            </w:r>
          </w:ins>
        </w:sdtContent>
      </w:sdt>
      <w:r w:rsidDel="00000000" w:rsidR="00000000" w:rsidRPr="00000000">
        <w:rPr>
          <w:rFonts w:ascii="Times New Roman" w:cs="Times New Roman" w:eastAsia="Times New Roman" w:hAnsi="Times New Roman"/>
          <w:sz w:val="24"/>
          <w:szCs w:val="24"/>
          <w:rtl w:val="0"/>
        </w:rPr>
        <w:t xml:space="preserve"> imagery is sensitive to cloud cover and haze, which can reduce usable observations and increase uncertainty in coastal regions. Radar-based inputs in GMW are less affected by cloud cover and can better discriminate against vegetated surfaces in wet environments, contributing to higher classification stability</w:t>
      </w:r>
      <w:sdt>
        <w:sdtPr>
          <w:id w:val="1138850479"/>
          <w:tag w:val="goog_rdk_207"/>
        </w:sdtPr>
        <w:sdtContent>
          <w:ins w:author="Aaryamann Goenka" w:id="103" w:date="2026-04-29T08:22:57Z">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vertAlign w:val="superscript"/>
                <w:rtl w:val="0"/>
              </w:rPr>
              <w:t xml:space="preserve">5</w:t>
            </w:r>
            <w:r w:rsidDel="00000000" w:rsidR="00000000" w:rsidRPr="00000000">
              <w:rPr>
                <w:rFonts w:ascii="Times New Roman" w:cs="Times New Roman" w:eastAsia="Times New Roman" w:hAnsi="Times New Roman"/>
                <w:sz w:val="24"/>
                <w:szCs w:val="24"/>
                <w:vertAlign w:val="superscript"/>
                <w:rtl w:val="0"/>
              </w:rPr>
              <w:t xml:space="preserve">,2</w:t>
            </w:r>
          </w:ins>
        </w:sdtContent>
      </w:sdt>
      <w:r w:rsidDel="00000000" w:rsidR="00000000" w:rsidRPr="00000000">
        <w:rPr>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A">
      <w:pPr>
        <w:jc w:val="both"/>
        <w:rPr/>
      </w:pPr>
      <w:r w:rsidDel="00000000" w:rsidR="00000000" w:rsidRPr="00000000">
        <w:rPr>
          <w:rFonts w:ascii="Times New Roman" w:cs="Times New Roman" w:eastAsia="Times New Roman" w:hAnsi="Times New Roman"/>
          <w:sz w:val="24"/>
          <w:szCs w:val="24"/>
          <w:rtl w:val="0"/>
        </w:rPr>
        <w:t xml:space="preserve">These factors jointly suggest that Hansen's </w:t>
      </w:r>
      <w:sdt>
        <w:sdtPr>
          <w:id w:val="-1252999395"/>
          <w:tag w:val="goog_rdk_208"/>
        </w:sdtPr>
        <w:sdtContent>
          <w:del w:author="Aaryamann Goenka" w:id="104" w:date="2026-04-29T08:22:57Z">
            <w:r w:rsidDel="00000000" w:rsidR="00000000" w:rsidRPr="00000000">
              <w:rPr>
                <w:rFonts w:ascii="Times New Roman" w:cs="Times New Roman" w:eastAsia="Times New Roman" w:hAnsi="Times New Roman"/>
                <w:sz w:val="24"/>
                <w:szCs w:val="24"/>
                <w:rtl w:val="0"/>
              </w:rPr>
              <w:delText xml:space="preserve">'forest persistence' signal</w:delText>
            </w:r>
          </w:del>
        </w:sdtContent>
      </w:sdt>
      <w:sdt>
        <w:sdtPr>
          <w:id w:val="-33371780"/>
          <w:tag w:val="goog_rdk_209"/>
        </w:sdtPr>
        <w:sdtContent>
          <w:ins w:author="Aaryamann Goenka" w:id="104" w:date="2026-04-29T08:22:57Z">
            <w:r w:rsidDel="00000000" w:rsidR="00000000" w:rsidRPr="00000000">
              <w:rPr>
                <w:rFonts w:ascii="Times New Roman" w:cs="Times New Roman" w:eastAsia="Times New Roman" w:hAnsi="Times New Roman"/>
                <w:sz w:val="24"/>
                <w:szCs w:val="24"/>
                <w:rtl w:val="0"/>
              </w:rPr>
              <w:t xml:space="preserve">forest detection signal</w:t>
            </w:r>
          </w:ins>
        </w:sdtContent>
      </w:sdt>
      <w:r w:rsidDel="00000000" w:rsidR="00000000" w:rsidRPr="00000000">
        <w:rPr>
          <w:rFonts w:ascii="Times New Roman" w:cs="Times New Roman" w:eastAsia="Times New Roman" w:hAnsi="Times New Roman"/>
          <w:sz w:val="24"/>
          <w:szCs w:val="24"/>
          <w:rtl w:val="0"/>
        </w:rPr>
        <w:t xml:space="preserve"> may reflect </w:t>
      </w:r>
      <w:sdt>
        <w:sdtPr>
          <w:id w:val="767140605"/>
          <w:tag w:val="goog_rdk_210"/>
        </w:sdtPr>
        <w:sdtContent>
          <w:del w:author="Aaryamann Goenka" w:id="105" w:date="2026-04-29T08:22:57Z">
            <w:r w:rsidDel="00000000" w:rsidR="00000000" w:rsidRPr="00000000">
              <w:rPr>
                <w:rFonts w:ascii="Times New Roman" w:cs="Times New Roman" w:eastAsia="Times New Roman" w:hAnsi="Times New Roman"/>
                <w:sz w:val="24"/>
                <w:szCs w:val="24"/>
                <w:rtl w:val="0"/>
              </w:rPr>
              <w:delText xml:space="preserve">classification variability</w:delText>
            </w:r>
          </w:del>
        </w:sdtContent>
      </w:sdt>
      <w:sdt>
        <w:sdtPr>
          <w:id w:val="52086125"/>
          <w:tag w:val="goog_rdk_211"/>
        </w:sdtPr>
        <w:sdtContent>
          <w:ins w:author="Aaryamann Goenka" w:id="105" w:date="2026-04-29T08:22:57Z">
            <w:r w:rsidDel="00000000" w:rsidR="00000000" w:rsidRPr="00000000">
              <w:rPr>
                <w:rFonts w:ascii="Times New Roman" w:cs="Times New Roman" w:eastAsia="Times New Roman" w:hAnsi="Times New Roman"/>
                <w:sz w:val="24"/>
                <w:szCs w:val="24"/>
                <w:rtl w:val="0"/>
              </w:rPr>
              <w:t xml:space="preserve">canopy threshold sensitivity</w:t>
            </w:r>
          </w:ins>
        </w:sdtContent>
      </w:sdt>
      <w:r w:rsidDel="00000000" w:rsidR="00000000" w:rsidRPr="00000000">
        <w:rPr>
          <w:rFonts w:ascii="Times New Roman" w:cs="Times New Roman" w:eastAsia="Times New Roman" w:hAnsi="Times New Roman"/>
          <w:sz w:val="24"/>
          <w:szCs w:val="24"/>
          <w:rtl w:val="0"/>
        </w:rPr>
        <w:t xml:space="preserve"> as much as ecological </w:t>
      </w:r>
      <w:sdt>
        <w:sdtPr>
          <w:id w:val="-749028440"/>
          <w:tag w:val="goog_rdk_212"/>
        </w:sdtPr>
        <w:sdtContent>
          <w:del w:author="Aaryamann Goenka" w:id="106" w:date="2026-04-29T08:22:57Z">
            <w:r w:rsidDel="00000000" w:rsidR="00000000" w:rsidRPr="00000000">
              <w:rPr>
                <w:rFonts w:ascii="Times New Roman" w:cs="Times New Roman" w:eastAsia="Times New Roman" w:hAnsi="Times New Roman"/>
                <w:sz w:val="24"/>
                <w:szCs w:val="24"/>
                <w:rtl w:val="0"/>
              </w:rPr>
              <w:delText xml:space="preserve">change</w:delText>
            </w:r>
          </w:del>
        </w:sdtContent>
      </w:sdt>
      <w:sdt>
        <w:sdtPr>
          <w:id w:val="81360823"/>
          <w:tag w:val="goog_rdk_213"/>
        </w:sdtPr>
        <w:sdtContent>
          <w:ins w:author="Aaryamann Goenka" w:id="106" w:date="2026-04-29T08:22:57Z">
            <w:r w:rsidDel="00000000" w:rsidR="00000000" w:rsidRPr="00000000">
              <w:rPr>
                <w:rFonts w:ascii="Times New Roman" w:cs="Times New Roman" w:eastAsia="Times New Roman" w:hAnsi="Times New Roman"/>
                <w:sz w:val="24"/>
                <w:szCs w:val="24"/>
                <w:rtl w:val="0"/>
              </w:rPr>
              <w:t xml:space="preserve">structure</w:t>
            </w:r>
          </w:ins>
        </w:sdtContent>
      </w:sdt>
      <w:r w:rsidDel="00000000" w:rsidR="00000000" w:rsidRPr="00000000">
        <w:rPr>
          <w:rFonts w:ascii="Times New Roman" w:cs="Times New Roman" w:eastAsia="Times New Roman" w:hAnsi="Times New Roman"/>
          <w:sz w:val="24"/>
          <w:szCs w:val="24"/>
          <w:rtl w:val="0"/>
        </w:rPr>
        <w:t xml:space="preserve"> when applied to mangroves.</w:t>
      </w:r>
      <w:r w:rsidDel="00000000" w:rsidR="00000000" w:rsidRPr="00000000">
        <w:rPr>
          <w:rtl w:val="0"/>
        </w:rPr>
      </w:r>
    </w:p>
    <w:p w:rsidR="00000000" w:rsidDel="00000000" w:rsidP="00000000" w:rsidRDefault="00000000" w:rsidRPr="00000000" w14:paraId="0000006B">
      <w:pPr>
        <w:jc w:val="both"/>
        <w:rPr/>
      </w:pPr>
      <w:r w:rsidDel="00000000" w:rsidR="00000000" w:rsidRPr="00000000">
        <w:rPr>
          <w:rFonts w:ascii="Times New Roman" w:cs="Times New Roman" w:eastAsia="Times New Roman" w:hAnsi="Times New Roman"/>
          <w:sz w:val="24"/>
          <w:szCs w:val="24"/>
          <w:rtl w:val="0"/>
        </w:rPr>
        <w:t xml:space="preserve">A critical interpretation point is that </w:t>
      </w:r>
      <w:sdt>
        <w:sdtPr>
          <w:id w:val="1946440060"/>
          <w:tag w:val="goog_rdk_214"/>
        </w:sdtPr>
        <w:sdtContent>
          <w:del w:author="Aaryamann Goenka" w:id="107" w:date="2026-04-29T08:22:57Z">
            <w:r w:rsidDel="00000000" w:rsidR="00000000" w:rsidRPr="00000000">
              <w:rPr>
                <w:rFonts w:ascii="Times New Roman" w:cs="Times New Roman" w:eastAsia="Times New Roman" w:hAnsi="Times New Roman"/>
                <w:sz w:val="24"/>
                <w:szCs w:val="24"/>
                <w:rtl w:val="0"/>
              </w:rPr>
              <w:delText xml:space="preserve">'temporary forest' in this analysis does not necessarily represent real ecological loss of mangroves</w:delText>
            </w:r>
          </w:del>
        </w:sdtContent>
      </w:sdt>
      <w:sdt>
        <w:sdtPr>
          <w:id w:val="-55369139"/>
          <w:tag w:val="goog_rdk_215"/>
        </w:sdtPr>
        <w:sdtContent>
          <w:ins w:author="Aaryamann Goenka" w:id="107" w:date="2026-04-29T08:22:57Z">
            <w:r w:rsidDel="00000000" w:rsidR="00000000" w:rsidRPr="00000000">
              <w:rPr>
                <w:rFonts w:ascii="Times New Roman" w:cs="Times New Roman" w:eastAsia="Times New Roman" w:hAnsi="Times New Roman"/>
                <w:sz w:val="24"/>
                <w:szCs w:val="24"/>
                <w:rtl w:val="0"/>
              </w:rPr>
              <w:t xml:space="preserve">'never forest' in this analysis does not necessarily represent the absence of mangroves</w:t>
            </w:r>
          </w:ins>
        </w:sdtContent>
      </w:sdt>
      <w:r w:rsidDel="00000000" w:rsidR="00000000" w:rsidRPr="00000000">
        <w:rPr>
          <w:rFonts w:ascii="Times New Roman" w:cs="Times New Roman" w:eastAsia="Times New Roman" w:hAnsi="Times New Roman"/>
          <w:sz w:val="24"/>
          <w:szCs w:val="24"/>
          <w:rtl w:val="0"/>
        </w:rPr>
        <w:t xml:space="preserve">. Instead, it indicates that Hansen does not </w:t>
      </w:r>
      <w:sdt>
        <w:sdtPr>
          <w:id w:val="-1920236169"/>
          <w:tag w:val="goog_rdk_216"/>
        </w:sdtPr>
        <w:sdtContent>
          <w:del w:author="Aaryamann Goenka" w:id="108" w:date="2026-04-29T08:22:57Z">
            <w:r w:rsidDel="00000000" w:rsidR="00000000" w:rsidRPr="00000000">
              <w:rPr>
                <w:rFonts w:ascii="Times New Roman" w:cs="Times New Roman" w:eastAsia="Times New Roman" w:hAnsi="Times New Roman"/>
                <w:sz w:val="24"/>
                <w:szCs w:val="24"/>
                <w:rtl w:val="0"/>
              </w:rPr>
              <w:delText xml:space="preserve">detect forest consistently at that pixel across time</w:delText>
            </w:r>
          </w:del>
        </w:sdtContent>
      </w:sdt>
      <w:sdt>
        <w:sdtPr>
          <w:id w:val="1622141816"/>
          <w:tag w:val="goog_rdk_217"/>
        </w:sdtPr>
        <w:sdtContent>
          <w:ins w:author="Aaryamann Goenka" w:id="108" w:date="2026-04-29T08:22:57Z">
            <w:r w:rsidDel="00000000" w:rsidR="00000000" w:rsidRPr="00000000">
              <w:rPr>
                <w:rFonts w:ascii="Times New Roman" w:cs="Times New Roman" w:eastAsia="Times New Roman" w:hAnsi="Times New Roman"/>
                <w:sz w:val="24"/>
                <w:szCs w:val="24"/>
                <w:rtl w:val="0"/>
              </w:rPr>
              <w:t xml:space="preserve">detect canopy at that pixel under its 10% threshold</w:t>
            </w:r>
          </w:ins>
        </w:sdtContent>
      </w:sdt>
      <w:r w:rsidDel="00000000" w:rsidR="00000000" w:rsidRPr="00000000">
        <w:rPr>
          <w:rFonts w:ascii="Times New Roman" w:cs="Times New Roman" w:eastAsia="Times New Roman" w:hAnsi="Times New Roman"/>
          <w:sz w:val="24"/>
          <w:szCs w:val="24"/>
          <w:rtl w:val="0"/>
        </w:rPr>
        <w:t xml:space="preserve">. Therefore, the observed </w:t>
      </w:r>
      <w:sdt>
        <w:sdtPr>
          <w:id w:val="557222182"/>
          <w:tag w:val="goog_rdk_218"/>
        </w:sdtPr>
        <w:sdtContent>
          <w:del w:author="Aaryamann Goenka" w:id="109" w:date="2026-04-29T08:22:57Z">
            <w:r w:rsidDel="00000000" w:rsidR="00000000" w:rsidRPr="00000000">
              <w:rPr>
                <w:rFonts w:ascii="Times New Roman" w:cs="Times New Roman" w:eastAsia="Times New Roman" w:hAnsi="Times New Roman"/>
                <w:sz w:val="24"/>
                <w:szCs w:val="24"/>
                <w:rtl w:val="0"/>
              </w:rPr>
              <w:delText xml:space="preserve">dominance of temporary classifications</w:delText>
            </w:r>
          </w:del>
        </w:sdtContent>
      </w:sdt>
      <w:sdt>
        <w:sdtPr>
          <w:id w:val="-1636355755"/>
          <w:tag w:val="goog_rdk_219"/>
        </w:sdtPr>
        <w:sdtContent>
          <w:ins w:author="Aaryamann Goenka" w:id="109" w:date="2026-04-29T08:22:57Z">
            <w:r w:rsidDel="00000000" w:rsidR="00000000" w:rsidRPr="00000000">
              <w:rPr>
                <w:rFonts w:ascii="Times New Roman" w:cs="Times New Roman" w:eastAsia="Times New Roman" w:hAnsi="Times New Roman"/>
                <w:sz w:val="24"/>
                <w:szCs w:val="24"/>
                <w:rtl w:val="0"/>
              </w:rPr>
              <w:t xml:space="preserve">dominance of never-forest classifications</w:t>
            </w:r>
          </w:ins>
        </w:sdtContent>
      </w:sdt>
      <w:r w:rsidDel="00000000" w:rsidR="00000000" w:rsidRPr="00000000">
        <w:rPr>
          <w:rFonts w:ascii="Times New Roman" w:cs="Times New Roman" w:eastAsia="Times New Roman" w:hAnsi="Times New Roman"/>
          <w:sz w:val="24"/>
          <w:szCs w:val="24"/>
          <w:rtl w:val="0"/>
        </w:rPr>
        <w:t xml:space="preserve"> should be interpreted as a limitation of applying a general forest product to </w:t>
      </w:r>
      <w:sdt>
        <w:sdtPr>
          <w:id w:val="35555152"/>
          <w:tag w:val="goog_rdk_220"/>
        </w:sdtPr>
        <w:sdtContent>
          <w:del w:author="Aaryamann Goenka" w:id="110" w:date="2026-04-29T08:22:57Z">
            <w:r w:rsidDel="00000000" w:rsidR="00000000" w:rsidRPr="00000000">
              <w:rPr>
                <w:rFonts w:ascii="Times New Roman" w:cs="Times New Roman" w:eastAsia="Times New Roman" w:hAnsi="Times New Roman"/>
                <w:sz w:val="24"/>
                <w:szCs w:val="24"/>
                <w:rtl w:val="0"/>
              </w:rPr>
              <w:delText xml:space="preserve">a coastal wetland ecosystem, not as evidence that Mumbai's mangroves are repeatedly disappearing and returning</w:delText>
            </w:r>
          </w:del>
        </w:sdtContent>
      </w:sdt>
      <w:sdt>
        <w:sdtPr>
          <w:id w:val="-1241340041"/>
          <w:tag w:val="goog_rdk_221"/>
        </w:sdtPr>
        <w:sdtContent>
          <w:ins w:author="Aaryamann Goenka" w:id="110" w:date="2026-04-29T08:22:57Z">
            <w:r w:rsidDel="00000000" w:rsidR="00000000" w:rsidRPr="00000000">
              <w:rPr>
                <w:rFonts w:ascii="Times New Roman" w:cs="Times New Roman" w:eastAsia="Times New Roman" w:hAnsi="Times New Roman"/>
                <w:sz w:val="24"/>
                <w:szCs w:val="24"/>
                <w:rtl w:val="0"/>
              </w:rPr>
              <w:t xml:space="preserve">coastal wetland vegetation, not as evidence that mangroves are absent from these areas</w:t>
            </w:r>
          </w:ins>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C">
      <w:pPr>
        <w:jc w:val="both"/>
        <w:rPr/>
      </w:pPr>
      <w:r w:rsidDel="00000000" w:rsidR="00000000" w:rsidRPr="00000000">
        <w:rPr>
          <w:rFonts w:ascii="Times New Roman" w:cs="Times New Roman" w:eastAsia="Times New Roman" w:hAnsi="Times New Roman"/>
          <w:sz w:val="24"/>
          <w:szCs w:val="24"/>
          <w:rtl w:val="0"/>
        </w:rPr>
        <w:t xml:space="preserve">This distinction is important because Hansen products are frequently used in environmental monitoring workflows and policy discussions. If mangroves are frequently mischaracterized as </w:t>
      </w:r>
      <w:sdt>
        <w:sdtPr>
          <w:id w:val="-2058748365"/>
          <w:tag w:val="goog_rdk_222"/>
        </w:sdtPr>
        <w:sdtContent>
          <w:del w:author="Aaryamann Goenka" w:id="111" w:date="2026-04-29T08:22:57Z">
            <w:r w:rsidDel="00000000" w:rsidR="00000000" w:rsidRPr="00000000">
              <w:rPr>
                <w:rFonts w:ascii="Times New Roman" w:cs="Times New Roman" w:eastAsia="Times New Roman" w:hAnsi="Times New Roman"/>
                <w:sz w:val="24"/>
                <w:szCs w:val="24"/>
                <w:rtl w:val="0"/>
              </w:rPr>
              <w:delText xml:space="preserve">non-persistent forest</w:delText>
            </w:r>
          </w:del>
        </w:sdtContent>
      </w:sdt>
      <w:sdt>
        <w:sdtPr>
          <w:id w:val="-1249664908"/>
          <w:tag w:val="goog_rdk_223"/>
        </w:sdtPr>
        <w:sdtContent>
          <w:ins w:author="Aaryamann Goenka" w:id="111" w:date="2026-04-29T08:22:57Z">
            <w:r w:rsidDel="00000000" w:rsidR="00000000" w:rsidRPr="00000000">
              <w:rPr>
                <w:rFonts w:ascii="Times New Roman" w:cs="Times New Roman" w:eastAsia="Times New Roman" w:hAnsi="Times New Roman"/>
                <w:sz w:val="24"/>
                <w:szCs w:val="24"/>
                <w:rtl w:val="0"/>
              </w:rPr>
              <w:t xml:space="preserve">non-forest</w:t>
            </w:r>
          </w:ins>
        </w:sdtContent>
      </w:sdt>
      <w:r w:rsidDel="00000000" w:rsidR="00000000" w:rsidRPr="00000000">
        <w:rPr>
          <w:rFonts w:ascii="Times New Roman" w:cs="Times New Roman" w:eastAsia="Times New Roman" w:hAnsi="Times New Roman"/>
          <w:sz w:val="24"/>
          <w:szCs w:val="24"/>
          <w:rtl w:val="0"/>
        </w:rPr>
        <w:t xml:space="preserve">, conclusions about mangrove </w:t>
      </w:r>
      <w:sdt>
        <w:sdtPr>
          <w:id w:val="-584412350"/>
          <w:tag w:val="goog_rdk_224"/>
        </w:sdtPr>
        <w:sdtContent>
          <w:del w:author="Aaryamann Goenka" w:id="112" w:date="2026-04-29T08:22:57Z">
            <w:r w:rsidDel="00000000" w:rsidR="00000000" w:rsidRPr="00000000">
              <w:rPr>
                <w:rFonts w:ascii="Times New Roman" w:cs="Times New Roman" w:eastAsia="Times New Roman" w:hAnsi="Times New Roman"/>
                <w:sz w:val="24"/>
                <w:szCs w:val="24"/>
                <w:rtl w:val="0"/>
              </w:rPr>
              <w:delText xml:space="preserve">degradation or stability</w:delText>
            </w:r>
          </w:del>
        </w:sdtContent>
      </w:sdt>
      <w:sdt>
        <w:sdtPr>
          <w:id w:val="2076650994"/>
          <w:tag w:val="goog_rdk_225"/>
        </w:sdtPr>
        <w:sdtContent>
          <w:ins w:author="Aaryamann Goenka" w:id="112" w:date="2026-04-29T08:22:57Z">
            <w:r w:rsidDel="00000000" w:rsidR="00000000" w:rsidRPr="00000000">
              <w:rPr>
                <w:rFonts w:ascii="Times New Roman" w:cs="Times New Roman" w:eastAsia="Times New Roman" w:hAnsi="Times New Roman"/>
                <w:sz w:val="24"/>
                <w:szCs w:val="24"/>
                <w:rtl w:val="0"/>
              </w:rPr>
              <w:t xml:space="preserve">extent or change</w:t>
            </w:r>
          </w:ins>
        </w:sdtContent>
      </w:sdt>
      <w:r w:rsidDel="00000000" w:rsidR="00000000" w:rsidRPr="00000000">
        <w:rPr>
          <w:rFonts w:ascii="Times New Roman" w:cs="Times New Roman" w:eastAsia="Times New Roman" w:hAnsi="Times New Roman"/>
          <w:sz w:val="24"/>
          <w:szCs w:val="24"/>
          <w:rtl w:val="0"/>
        </w:rPr>
        <w:t xml:space="preserve"> derived from Hansen alone may be biased.</w:t>
      </w:r>
      <w:r w:rsidDel="00000000" w:rsidR="00000000" w:rsidRPr="00000000">
        <w:rPr>
          <w:rtl w:val="0"/>
        </w:rPr>
      </w:r>
    </w:p>
    <w:p w:rsidR="00000000" w:rsidDel="00000000" w:rsidP="00000000" w:rsidRDefault="00000000" w:rsidRPr="00000000" w14:paraId="0000006D">
      <w:pPr>
        <w:jc w:val="both"/>
        <w:rPr/>
      </w:pPr>
      <w:r w:rsidDel="00000000" w:rsidR="00000000" w:rsidRPr="00000000">
        <w:rPr>
          <w:rFonts w:ascii="Times New Roman" w:cs="Times New Roman" w:eastAsia="Times New Roman" w:hAnsi="Times New Roman"/>
          <w:sz w:val="24"/>
          <w:szCs w:val="24"/>
          <w:rtl w:val="0"/>
        </w:rPr>
        <w:t xml:space="preserve">Mangroves are increasingly treated as natural infrastructure due to their role in coastal protection and flood risk reduction. For cities such as Mumbai, mangrove mapping supports environmental impact assessment, coastal regulation compliance, and resilience planning. The results here imply that dataset choice can strongly influence interpretation of mangrove </w:t>
      </w:r>
      <w:sdt>
        <w:sdtPr>
          <w:id w:val="727033341"/>
          <w:tag w:val="goog_rdk_226"/>
        </w:sdtPr>
        <w:sdtContent>
          <w:del w:author="Aaryamann Goenka" w:id="113" w:date="2026-04-29T08:22:57Z">
            <w:r w:rsidDel="00000000" w:rsidR="00000000" w:rsidRPr="00000000">
              <w:rPr>
                <w:rFonts w:ascii="Times New Roman" w:cs="Times New Roman" w:eastAsia="Times New Roman" w:hAnsi="Times New Roman"/>
                <w:sz w:val="24"/>
                <w:szCs w:val="24"/>
                <w:rtl w:val="0"/>
              </w:rPr>
              <w:delText xml:space="preserve">persistence</w:delText>
            </w:r>
          </w:del>
        </w:sdtContent>
      </w:sdt>
      <w:sdt>
        <w:sdtPr>
          <w:id w:val="470545110"/>
          <w:tag w:val="goog_rdk_227"/>
        </w:sdtPr>
        <w:sdtContent>
          <w:ins w:author="Aaryamann Goenka" w:id="113" w:date="2026-04-29T08:22:57Z">
            <w:r w:rsidDel="00000000" w:rsidR="00000000" w:rsidRPr="00000000">
              <w:rPr>
                <w:rFonts w:ascii="Times New Roman" w:cs="Times New Roman" w:eastAsia="Times New Roman" w:hAnsi="Times New Roman"/>
                <w:sz w:val="24"/>
                <w:szCs w:val="24"/>
                <w:rtl w:val="0"/>
              </w:rPr>
              <w:t xml:space="preserve">extent</w:t>
            </w:r>
          </w:ins>
        </w:sdtContent>
      </w:sdt>
      <w:r w:rsidDel="00000000" w:rsidR="00000000" w:rsidRPr="00000000">
        <w:rPr>
          <w:rFonts w:ascii="Times New Roman" w:cs="Times New Roman" w:eastAsia="Times New Roman" w:hAnsi="Times New Roman"/>
          <w:sz w:val="24"/>
          <w:szCs w:val="24"/>
          <w:rtl w:val="0"/>
        </w:rPr>
        <w:t xml:space="preserve"> and change.</w:t>
      </w:r>
      <w:r w:rsidDel="00000000" w:rsidR="00000000" w:rsidRPr="00000000">
        <w:rPr>
          <w:rtl w:val="0"/>
        </w:rPr>
      </w:r>
    </w:p>
    <w:p w:rsidR="00000000" w:rsidDel="00000000" w:rsidP="00000000" w:rsidRDefault="00000000" w:rsidRPr="00000000" w14:paraId="0000006E">
      <w:pPr>
        <w:jc w:val="both"/>
        <w:rPr/>
      </w:pPr>
      <w:r w:rsidDel="00000000" w:rsidR="00000000" w:rsidRPr="00000000">
        <w:rPr>
          <w:rFonts w:ascii="Times New Roman" w:cs="Times New Roman" w:eastAsia="Times New Roman" w:hAnsi="Times New Roman"/>
          <w:sz w:val="24"/>
          <w:szCs w:val="24"/>
          <w:rtl w:val="0"/>
        </w:rPr>
        <w:t xml:space="preserve">Specifically, Hansen-derived forest </w:t>
      </w:r>
      <w:sdt>
        <w:sdtPr>
          <w:id w:val="-1828774610"/>
          <w:tag w:val="goog_rdk_228"/>
        </w:sdtPr>
        <w:sdtContent>
          <w:del w:author="Aaryamann Goenka" w:id="114" w:date="2026-04-29T08:22:57Z">
            <w:r w:rsidDel="00000000" w:rsidR="00000000" w:rsidRPr="00000000">
              <w:rPr>
                <w:rFonts w:ascii="Times New Roman" w:cs="Times New Roman" w:eastAsia="Times New Roman" w:hAnsi="Times New Roman"/>
                <w:sz w:val="24"/>
                <w:szCs w:val="24"/>
                <w:rtl w:val="0"/>
              </w:rPr>
              <w:delText xml:space="preserve">stability metrics</w:delText>
            </w:r>
          </w:del>
        </w:sdtContent>
      </w:sdt>
      <w:sdt>
        <w:sdtPr>
          <w:id w:val="1074188772"/>
          <w:tag w:val="goog_rdk_229"/>
        </w:sdtPr>
        <w:sdtContent>
          <w:ins w:author="Aaryamann Goenka" w:id="114" w:date="2026-04-29T08:22:57Z">
            <w:r w:rsidDel="00000000" w:rsidR="00000000" w:rsidRPr="00000000">
              <w:rPr>
                <w:rFonts w:ascii="Times New Roman" w:cs="Times New Roman" w:eastAsia="Times New Roman" w:hAnsi="Times New Roman"/>
                <w:sz w:val="24"/>
                <w:szCs w:val="24"/>
                <w:rtl w:val="0"/>
              </w:rPr>
              <w:t xml:space="preserve">detection metrics</w:t>
            </w:r>
          </w:ins>
        </w:sdtContent>
      </w:sdt>
      <w:r w:rsidDel="00000000" w:rsidR="00000000" w:rsidRPr="00000000">
        <w:rPr>
          <w:rFonts w:ascii="Times New Roman" w:cs="Times New Roman" w:eastAsia="Times New Roman" w:hAnsi="Times New Roman"/>
          <w:sz w:val="24"/>
          <w:szCs w:val="24"/>
          <w:rtl w:val="0"/>
        </w:rPr>
        <w:t xml:space="preserve"> may underrepresent mangrove </w:t>
      </w:r>
      <w:sdt>
        <w:sdtPr>
          <w:id w:val="959593902"/>
          <w:tag w:val="goog_rdk_230"/>
        </w:sdtPr>
        <w:sdtContent>
          <w:del w:author="Aaryamann Goenka" w:id="115" w:date="2026-04-29T08:22:57Z">
            <w:r w:rsidDel="00000000" w:rsidR="00000000" w:rsidRPr="00000000">
              <w:rPr>
                <w:rFonts w:ascii="Times New Roman" w:cs="Times New Roman" w:eastAsia="Times New Roman" w:hAnsi="Times New Roman"/>
                <w:sz w:val="24"/>
                <w:szCs w:val="24"/>
                <w:rtl w:val="0"/>
              </w:rPr>
              <w:delText xml:space="preserve">persistence</w:delText>
            </w:r>
          </w:del>
        </w:sdtContent>
      </w:sdt>
      <w:sdt>
        <w:sdtPr>
          <w:id w:val="285334073"/>
          <w:tag w:val="goog_rdk_231"/>
        </w:sdtPr>
        <w:sdtContent>
          <w:ins w:author="Aaryamann Goenka" w:id="115" w:date="2026-04-29T08:22:57Z">
            <w:r w:rsidDel="00000000" w:rsidR="00000000" w:rsidRPr="00000000">
              <w:rPr>
                <w:rFonts w:ascii="Times New Roman" w:cs="Times New Roman" w:eastAsia="Times New Roman" w:hAnsi="Times New Roman"/>
                <w:sz w:val="24"/>
                <w:szCs w:val="24"/>
                <w:rtl w:val="0"/>
              </w:rPr>
              <w:t xml:space="preserve">extent</w:t>
            </w:r>
          </w:ins>
        </w:sdtContent>
      </w:sdt>
      <w:r w:rsidDel="00000000" w:rsidR="00000000" w:rsidRPr="00000000">
        <w:rPr>
          <w:rFonts w:ascii="Times New Roman" w:cs="Times New Roman" w:eastAsia="Times New Roman" w:hAnsi="Times New Roman"/>
          <w:sz w:val="24"/>
          <w:szCs w:val="24"/>
          <w:rtl w:val="0"/>
        </w:rPr>
        <w:t xml:space="preserve"> in intertidal environments </w:t>
      </w:r>
      <w:sdt>
        <w:sdtPr>
          <w:id w:val="222070616"/>
          <w:tag w:val="goog_rdk_232"/>
        </w:sdtPr>
        <w:sdtContent>
          <w:del w:author="Aaryamann Goenka" w:id="116" w:date="2026-04-29T08:22:57Z">
            <w:r w:rsidDel="00000000" w:rsidR="00000000" w:rsidRPr="00000000">
              <w:rPr>
                <w:rFonts w:ascii="Times New Roman" w:cs="Times New Roman" w:eastAsia="Times New Roman" w:hAnsi="Times New Roman"/>
                <w:sz w:val="24"/>
                <w:szCs w:val="24"/>
                <w:rtl w:val="0"/>
              </w:rPr>
              <w:delText xml:space="preserve">and may not be appropriate as a standalone tool for monitoring mangrove stability</w:delText>
            </w:r>
          </w:del>
        </w:sdtContent>
      </w:sdt>
      <w:sdt>
        <w:sdtPr>
          <w:id w:val="1238570505"/>
          <w:tag w:val="goog_rdk_233"/>
        </w:sdtPr>
        <w:sdtContent>
          <w:ins w:author="Aaryamann Goenka" w:id="116" w:date="2026-04-29T08:22:57Z">
            <w:r w:rsidDel="00000000" w:rsidR="00000000" w:rsidRPr="00000000">
              <w:rPr>
                <w:rFonts w:ascii="Times New Roman" w:cs="Times New Roman" w:eastAsia="Times New Roman" w:hAnsi="Times New Roman"/>
                <w:sz w:val="24"/>
                <w:szCs w:val="24"/>
                <w:rtl w:val="0"/>
              </w:rPr>
              <w:t xml:space="preserve">. However, since this study does not include field validation, the disagreement between the two products under this workflow does not establish that one is more accurate than the other</w:t>
            </w:r>
          </w:ins>
        </w:sdtContent>
      </w:sdt>
      <w:r w:rsidDel="00000000" w:rsidR="00000000" w:rsidRPr="00000000">
        <w:rPr>
          <w:rFonts w:ascii="Times New Roman" w:cs="Times New Roman" w:eastAsia="Times New Roman" w:hAnsi="Times New Roman"/>
          <w:sz w:val="24"/>
          <w:szCs w:val="24"/>
          <w:rtl w:val="0"/>
        </w:rPr>
        <w:t xml:space="preserve">. GMW-style mangrove-specific products, which incorporate radar and coastal constraints, </w:t>
      </w:r>
      <w:sdt>
        <w:sdtPr>
          <w:id w:val="-1736778380"/>
          <w:tag w:val="goog_rdk_234"/>
        </w:sdtPr>
        <w:sdtContent>
          <w:del w:author="Aaryamann Goenka" w:id="117" w:date="2026-04-29T08:22:57Z">
            <w:r w:rsidDel="00000000" w:rsidR="00000000" w:rsidRPr="00000000">
              <w:rPr>
                <w:rFonts w:ascii="Times New Roman" w:cs="Times New Roman" w:eastAsia="Times New Roman" w:hAnsi="Times New Roman"/>
                <w:sz w:val="24"/>
                <w:szCs w:val="24"/>
                <w:rtl w:val="0"/>
              </w:rPr>
              <w:delText xml:space="preserve">are likely more suitable for</w:delText>
            </w:r>
          </w:del>
        </w:sdtContent>
      </w:sdt>
      <w:sdt>
        <w:sdtPr>
          <w:id w:val="-1088479335"/>
          <w:tag w:val="goog_rdk_235"/>
        </w:sdtPr>
        <w:sdtContent>
          <w:ins w:author="Aaryamann Goenka" w:id="117" w:date="2026-04-29T08:22:57Z">
            <w:r w:rsidDel="00000000" w:rsidR="00000000" w:rsidRPr="00000000">
              <w:rPr>
                <w:rFonts w:ascii="Times New Roman" w:cs="Times New Roman" w:eastAsia="Times New Roman" w:hAnsi="Times New Roman"/>
                <w:sz w:val="24"/>
                <w:szCs w:val="24"/>
                <w:rtl w:val="0"/>
              </w:rPr>
              <w:t xml:space="preserve">may be better suited to</w:t>
            </w:r>
          </w:ins>
        </w:sdtContent>
      </w:sdt>
      <w:r w:rsidDel="00000000" w:rsidR="00000000" w:rsidRPr="00000000">
        <w:rPr>
          <w:rFonts w:ascii="Times New Roman" w:cs="Times New Roman" w:eastAsia="Times New Roman" w:hAnsi="Times New Roman"/>
          <w:sz w:val="24"/>
          <w:szCs w:val="24"/>
          <w:rtl w:val="0"/>
        </w:rPr>
        <w:t xml:space="preserve"> baseline extent mapping and for identifying mangrove zones for planning purposes.</w:t>
      </w:r>
      <w:r w:rsidDel="00000000" w:rsidR="00000000" w:rsidRPr="00000000">
        <w:rPr>
          <w:rtl w:val="0"/>
        </w:rPr>
      </w:r>
    </w:p>
    <w:p w:rsidR="00000000" w:rsidDel="00000000" w:rsidP="00000000" w:rsidRDefault="00000000" w:rsidRPr="00000000" w14:paraId="0000006F">
      <w:pPr>
        <w:jc w:val="both"/>
        <w:rPr/>
      </w:pPr>
      <w:r w:rsidDel="00000000" w:rsidR="00000000" w:rsidRPr="00000000">
        <w:rPr>
          <w:rFonts w:ascii="Times New Roman" w:cs="Times New Roman" w:eastAsia="Times New Roman" w:hAnsi="Times New Roman"/>
          <w:sz w:val="24"/>
          <w:szCs w:val="24"/>
          <w:rtl w:val="0"/>
        </w:rPr>
        <w:t xml:space="preserve">This study has several limitations.</w:t>
      </w:r>
      <w:r w:rsidDel="00000000" w:rsidR="00000000" w:rsidRPr="00000000">
        <w:rPr>
          <w:rtl w:val="0"/>
        </w:rPr>
      </w:r>
    </w:p>
    <w:p w:rsidR="00000000" w:rsidDel="00000000" w:rsidP="00000000" w:rsidRDefault="00000000" w:rsidRPr="00000000" w14:paraId="00000070">
      <w:pPr>
        <w:jc w:val="both"/>
        <w:rPr/>
      </w:pPr>
      <w:sdt>
        <w:sdtPr>
          <w:id w:val="-1271554208"/>
          <w:tag w:val="goog_rdk_237"/>
        </w:sdtPr>
        <w:sdtContent>
          <w:del w:author="Aaryamann Goenka" w:id="118" w:date="2026-04-29T08:22:57Z">
            <w:r w:rsidDel="00000000" w:rsidR="00000000" w:rsidRPr="00000000">
              <w:rPr>
                <w:rFonts w:ascii="Times New Roman" w:cs="Times New Roman" w:eastAsia="Times New Roman" w:hAnsi="Times New Roman"/>
                <w:sz w:val="24"/>
                <w:szCs w:val="24"/>
                <w:rtl w:val="0"/>
              </w:rPr>
              <w:delText xml:space="preserve">First, it</w:delText>
            </w:r>
          </w:del>
        </w:sdtContent>
      </w:sdt>
      <w:sdt>
        <w:sdtPr>
          <w:id w:val="-1839489819"/>
          <w:tag w:val="goog_rdk_238"/>
        </w:sdtPr>
        <w:sdtContent>
          <w:ins w:author="Aaryamann Goenka" w:id="118" w:date="2026-04-29T08:22:57Z">
            <w:r w:rsidDel="00000000" w:rsidR="00000000" w:rsidRPr="00000000">
              <w:rPr>
                <w:rFonts w:ascii="Times New Roman" w:cs="Times New Roman" w:eastAsia="Times New Roman" w:hAnsi="Times New Roman"/>
                <w:sz w:val="24"/>
                <w:szCs w:val="24"/>
                <w:rtl w:val="0"/>
              </w:rPr>
              <w:t xml:space="preserve">It</w:t>
            </w:r>
          </w:ins>
        </w:sdtContent>
      </w:sdt>
      <w:r w:rsidDel="00000000" w:rsidR="00000000" w:rsidRPr="00000000">
        <w:rPr>
          <w:rFonts w:ascii="Times New Roman" w:cs="Times New Roman" w:eastAsia="Times New Roman" w:hAnsi="Times New Roman"/>
          <w:sz w:val="24"/>
          <w:szCs w:val="24"/>
          <w:rtl w:val="0"/>
        </w:rPr>
        <w:t xml:space="preserve"> focuses on a single geographic region (Mumbai) and a limited spatial tile. Results may not directly generalize to mangroves with different canopy structures, sediment regimes, tidal ranges, or climatic conditions.</w:t>
      </w:r>
      <w:r w:rsidDel="00000000" w:rsidR="00000000" w:rsidRPr="00000000">
        <w:rPr>
          <w:rtl w:val="0"/>
        </w:rPr>
      </w:r>
    </w:p>
    <w:p w:rsidR="00000000" w:rsidDel="00000000" w:rsidP="00000000" w:rsidRDefault="00000000" w:rsidRPr="00000000" w14:paraId="00000071">
      <w:pPr>
        <w:jc w:val="both"/>
        <w:rPr/>
      </w:pPr>
      <w:sdt>
        <w:sdtPr>
          <w:id w:val="-595103893"/>
          <w:tag w:val="goog_rdk_240"/>
        </w:sdtPr>
        <w:sdtContent>
          <w:del w:author="Aaryamann Goenka" w:id="119" w:date="2026-04-29T08:22:57Z">
            <w:r w:rsidDel="00000000" w:rsidR="00000000" w:rsidRPr="00000000">
              <w:rPr>
                <w:rFonts w:ascii="Times New Roman" w:cs="Times New Roman" w:eastAsia="Times New Roman" w:hAnsi="Times New Roman"/>
                <w:sz w:val="24"/>
                <w:szCs w:val="24"/>
                <w:rtl w:val="0"/>
              </w:rPr>
              <w:delText xml:space="preserve">Second, this</w:delText>
            </w:r>
          </w:del>
        </w:sdtContent>
      </w:sdt>
      <w:sdt>
        <w:sdtPr>
          <w:id w:val="805155653"/>
          <w:tag w:val="goog_rdk_241"/>
        </w:sdtPr>
        <w:sdtContent>
          <w:ins w:author="Aaryamann Goenka" w:id="119" w:date="2026-04-29T08:22:57Z">
            <w:r w:rsidDel="00000000" w:rsidR="00000000" w:rsidRPr="00000000">
              <w:rPr>
                <w:rFonts w:ascii="Times New Roman" w:cs="Times New Roman" w:eastAsia="Times New Roman" w:hAnsi="Times New Roman"/>
                <w:sz w:val="24"/>
                <w:szCs w:val="24"/>
                <w:rtl w:val="0"/>
              </w:rPr>
              <w:t xml:space="preserve">This</w:t>
            </w:r>
          </w:ins>
        </w:sdtContent>
      </w:sdt>
      <w:r w:rsidDel="00000000" w:rsidR="00000000" w:rsidRPr="00000000">
        <w:rPr>
          <w:rFonts w:ascii="Times New Roman" w:cs="Times New Roman" w:eastAsia="Times New Roman" w:hAnsi="Times New Roman"/>
          <w:sz w:val="24"/>
          <w:szCs w:val="24"/>
          <w:rtl w:val="0"/>
        </w:rPr>
        <w:t xml:space="preserve"> analysis compares only two widely used datasets. Additional datasets (e.g., ESA WorldCover mangrove classes or regionally validated mangrove maps) could provide further context.</w:t>
      </w:r>
      <w:r w:rsidDel="00000000" w:rsidR="00000000" w:rsidRPr="00000000">
        <w:rPr>
          <w:rtl w:val="0"/>
        </w:rPr>
      </w:r>
    </w:p>
    <w:p w:rsidR="00000000" w:rsidDel="00000000" w:rsidP="00000000" w:rsidRDefault="00000000" w:rsidRPr="00000000" w14:paraId="00000072">
      <w:pPr>
        <w:jc w:val="both"/>
        <w:rPr/>
      </w:pPr>
      <w:sdt>
        <w:sdtPr>
          <w:id w:val="-1763918816"/>
          <w:tag w:val="goog_rdk_243"/>
        </w:sdtPr>
        <w:sdtContent>
          <w:del w:author="Aaryamann Goenka" w:id="120" w:date="2026-04-29T08:22:57Z">
            <w:r w:rsidDel="00000000" w:rsidR="00000000" w:rsidRPr="00000000">
              <w:rPr>
                <w:rFonts w:ascii="Times New Roman" w:cs="Times New Roman" w:eastAsia="Times New Roman" w:hAnsi="Times New Roman"/>
                <w:sz w:val="24"/>
                <w:szCs w:val="24"/>
                <w:rtl w:val="0"/>
              </w:rPr>
              <w:delText xml:space="preserve">Third, interpretation depends on correct decoding of Hansen temporal layers (first/last year). While the workflow standardizes projections and aligns grids for fair comparison, temporal encoding and nodata conventions require careful handling. Any remaining ambiguity in first/last encoding would affect persistence and duration estimates.</w:delText>
            </w:r>
          </w:del>
        </w:sdtContent>
      </w:sdt>
      <w:sdt>
        <w:sdtPr>
          <w:id w:val="1000861367"/>
          <w:tag w:val="goog_rdk_244"/>
        </w:sdtPr>
        <w:sdtContent>
          <w:ins w:author="Aaryamann Goenka" w:id="120" w:date="2026-04-29T08:22:57Z">
            <w:r w:rsidDel="00000000" w:rsidR="00000000" w:rsidRPr="00000000">
              <w:rPr>
                <w:rFonts w:ascii="Times New Roman" w:cs="Times New Roman" w:eastAsia="Times New Roman" w:hAnsi="Times New Roman"/>
                <w:sz w:val="24"/>
                <w:szCs w:val="24"/>
                <w:rtl w:val="0"/>
              </w:rPr>
              <w:t xml:space="preserve">The comparison framework also has a temporal mismatch: GMW v3 represents a single 2020 epoch baseline, while the Hansen analysis covers 2000–2024 through the treecover2000 baseline and the lossyear band. The two products are therefore being compared across different temporal references, and the persistence findings should be read with this design constraint in mind.</w:t>
            </w:r>
          </w:ins>
        </w:sdtContent>
      </w:sdt>
      <w:r w:rsidDel="00000000" w:rsidR="00000000" w:rsidRPr="00000000">
        <w:rPr>
          <w:rtl w:val="0"/>
        </w:rPr>
      </w:r>
    </w:p>
    <w:p w:rsidR="00000000" w:rsidDel="00000000" w:rsidP="00000000" w:rsidRDefault="00000000" w:rsidRPr="00000000" w14:paraId="00000073">
      <w:pPr>
        <w:jc w:val="both"/>
        <w:rPr/>
      </w:pPr>
      <w:r w:rsidDel="00000000" w:rsidR="00000000" w:rsidRPr="00000000">
        <w:rPr>
          <w:rFonts w:ascii="Times New Roman" w:cs="Times New Roman" w:eastAsia="Times New Roman" w:hAnsi="Times New Roman"/>
          <w:sz w:val="24"/>
          <w:szCs w:val="24"/>
          <w:rtl w:val="0"/>
        </w:rPr>
        <w:t xml:space="preserve">Finally, this study does not include field validation. Instead, it focuses on internal consistency and comparative behavior between datasets. </w:t>
      </w:r>
      <w:sdt>
        <w:sdtPr>
          <w:id w:val="-1265808783"/>
          <w:tag w:val="goog_rdk_245"/>
        </w:sdtPr>
        <w:sdtContent>
          <w:ins w:author="Aaryamann Goenka" w:id="121" w:date="2026-04-29T08:22:57Z">
            <w:r w:rsidDel="00000000" w:rsidR="00000000" w:rsidRPr="00000000">
              <w:rPr>
                <w:rFonts w:ascii="Times New Roman" w:cs="Times New Roman" w:eastAsia="Times New Roman" w:hAnsi="Times New Roman"/>
                <w:sz w:val="24"/>
                <w:szCs w:val="24"/>
                <w:rtl w:val="0"/>
              </w:rPr>
              <w:t xml:space="preserve">These results should therefore be read as a caution about dataset choice, rather than a comprehensive </w:t>
            </w:r>
          </w:ins>
        </w:sdtContent>
      </w:sdt>
      <w:sdt>
        <w:sdtPr>
          <w:id w:val="-1800067903"/>
          <w:tag w:val="goog_rdk_246"/>
        </w:sdtPr>
        <w:sdtContent>
          <w:ins w:author="Aaryamann Goenka" w:id="122" w:date="2026-05-02T07:06:35Z"/>
          <w:sdt>
            <w:sdtPr>
              <w:id w:val="1451107276"/>
              <w:tag w:val="goog_rdk_247"/>
            </w:sdtPr>
            <w:sdtContent>
              <w:ins w:author="Aaryamann Goenka" w:id="122" w:date="2026-05-02T07:06:35Z">
                <w:r w:rsidDel="00000000" w:rsidR="00000000" w:rsidRPr="00000000">
                  <w:rPr>
                    <w:rtl w:val="0"/>
                    <w:rPrChange w:author="Aaryamann Goenka" w:id="123" w:date="2026-05-02T07:06:35Z">
                      <w:rPr>
                        <w:rFonts w:ascii="Times New Roman" w:cs="Times New Roman" w:eastAsia="Times New Roman" w:hAnsi="Times New Roman"/>
                        <w:sz w:val="24"/>
                        <w:szCs w:val="24"/>
                      </w:rPr>
                    </w:rPrChange>
                  </w:rPr>
                  <w:t xml:space="preserve">account</w:t>
                </w:r>
              </w:ins>
            </w:sdtContent>
          </w:sdt>
          <w:ins w:author="Aaryamann Goenka" w:id="122" w:date="2026-05-02T07:06:35Z"/>
        </w:sdtContent>
      </w:sdt>
      <w:sdt>
        <w:sdtPr>
          <w:id w:val="423975429"/>
          <w:tag w:val="goog_rdk_248"/>
        </w:sdtPr>
        <w:sdtContent>
          <w:ins w:author="Aaryamann Goenka" w:id="121" w:date="2026-04-29T08:22:57Z">
            <w:sdt>
              <w:sdtPr>
                <w:id w:val="-1979207822"/>
                <w:tag w:val="goog_rdk_249"/>
              </w:sdtPr>
              <w:sdtContent>
                <w:del w:author="Aaryamann Goenka" w:id="122" w:date="2026-05-02T07:06:35Z"/>
              </w:sdtContent>
            </w:sdt>
          </w:ins>
          <w:sdt>
            <w:sdtPr>
              <w:id w:val="-427047897"/>
              <w:tag w:val="goog_rdk_250"/>
            </w:sdtPr>
            <w:sdtContent>
              <w:ins w:author="Aaryamann Goenka" w:id="121" w:date="2026-04-29T08:22:57Z">
                <w:del w:author="Aaryamann Goenka" w:id="122" w:date="2026-05-02T07:06:35Z">
                  <w:r w:rsidDel="00000000" w:rsidR="00000000" w:rsidRPr="00000000">
                    <w:rPr>
                      <w:rtl w:val="0"/>
                      <w:rPrChange w:author="Aaryamann Goenka" w:id="123" w:date="2026-05-02T07:06:35Z">
                        <w:rPr>
                          <w:rFonts w:ascii="Times New Roman" w:cs="Times New Roman" w:eastAsia="Times New Roman" w:hAnsi="Times New Roman"/>
                          <w:sz w:val="24"/>
                          <w:szCs w:val="24"/>
                        </w:rPr>
                      </w:rPrChange>
                    </w:rPr>
                    <w:delText xml:space="preserve">map </w:delText>
                  </w:r>
                </w:del>
              </w:ins>
            </w:sdtContent>
          </w:sdt>
          <w:ins w:author="Aaryamann Goenka" w:id="121" w:date="2026-04-29T08:22:57Z">
            <w:del w:author="Aaryamann Goenka" w:id="122" w:date="2026-05-02T07:06:35Z"/>
            <w:r w:rsidDel="00000000" w:rsidR="00000000" w:rsidRPr="00000000">
              <w:rPr>
                <w:rFonts w:ascii="Times New Roman" w:cs="Times New Roman" w:eastAsia="Times New Roman" w:hAnsi="Times New Roman"/>
                <w:sz w:val="24"/>
                <w:szCs w:val="24"/>
                <w:rtl w:val="0"/>
              </w:rPr>
              <w:t xml:space="preserve">of mangrove change in Mumbai.</w:t>
            </w:r>
          </w:ins>
        </w:sdtContent>
      </w:sdt>
      <w:r w:rsidDel="00000000" w:rsidR="00000000" w:rsidRPr="00000000">
        <w:rPr>
          <w:rtl w:val="0"/>
        </w:rPr>
      </w:r>
    </w:p>
    <w:p w:rsidR="00000000" w:rsidDel="00000000" w:rsidP="00000000" w:rsidRDefault="00000000" w:rsidRPr="00000000" w14:paraId="00000074">
      <w:pPr>
        <w:jc w:val="both"/>
        <w:rPr/>
      </w:pPr>
      <w:r w:rsidDel="00000000" w:rsidR="00000000" w:rsidRPr="00000000">
        <w:rPr>
          <w:rFonts w:ascii="Times New Roman" w:cs="Times New Roman" w:eastAsia="Times New Roman" w:hAnsi="Times New Roman"/>
          <w:sz w:val="24"/>
          <w:szCs w:val="24"/>
          <w:rtl w:val="0"/>
        </w:rPr>
        <w:t xml:space="preserve">Overall, the results suggest that Hansen Global Forest Change </w:t>
      </w:r>
      <w:sdt>
        <w:sdtPr>
          <w:id w:val="950979424"/>
          <w:tag w:val="goog_rdk_251"/>
        </w:sdtPr>
        <w:sdtContent>
          <w:del w:author="Aaryamann Goenka" w:id="124" w:date="2026-04-29T08:22:57Z">
            <w:r w:rsidDel="00000000" w:rsidR="00000000" w:rsidRPr="00000000">
              <w:rPr>
                <w:rFonts w:ascii="Times New Roman" w:cs="Times New Roman" w:eastAsia="Times New Roman" w:hAnsi="Times New Roman"/>
                <w:sz w:val="24"/>
                <w:szCs w:val="24"/>
                <w:rtl w:val="0"/>
              </w:rPr>
              <w:delText xml:space="preserve">can detect mangrove vegetation in Mumbai intermittently, but does not provide stable forest persistence signals within mangrove environments</w:delText>
            </w:r>
          </w:del>
        </w:sdtContent>
      </w:sdt>
      <w:sdt>
        <w:sdtPr>
          <w:id w:val="1174432588"/>
          <w:tag w:val="goog_rdk_252"/>
        </w:sdtPr>
        <w:sdtContent>
          <w:ins w:author="Aaryamann Goenka" w:id="124" w:date="2026-04-29T08:22:57Z">
            <w:r w:rsidDel="00000000" w:rsidR="00000000" w:rsidRPr="00000000">
              <w:rPr>
                <w:rFonts w:ascii="Times New Roman" w:cs="Times New Roman" w:eastAsia="Times New Roman" w:hAnsi="Times New Roman"/>
                <w:sz w:val="24"/>
                <w:szCs w:val="24"/>
                <w:rtl w:val="0"/>
              </w:rPr>
              <w:t xml:space="preserve">detects a stable persistent core of canopy within Mumbai's mangroves but misses the majority of GMW-classified pixels under its 10% canopy threshold</w:t>
            </w:r>
          </w:ins>
        </w:sdtContent>
      </w:sdt>
      <w:r w:rsidDel="00000000" w:rsidR="00000000" w:rsidRPr="00000000">
        <w:rPr>
          <w:rFonts w:ascii="Times New Roman" w:cs="Times New Roman" w:eastAsia="Times New Roman" w:hAnsi="Times New Roman"/>
          <w:sz w:val="24"/>
          <w:szCs w:val="24"/>
          <w:rtl w:val="0"/>
        </w:rPr>
        <w:t xml:space="preserve">. The disagreement between Hansen and GMW is systematic and likely driven by sensor modality differences, intertidal mixed-pixel effects, and threshold-based classification limitations. </w:t>
      </w:r>
      <w:sdt>
        <w:sdtPr>
          <w:id w:val="1099149270"/>
          <w:tag w:val="goog_rdk_253"/>
        </w:sdtPr>
        <w:sdtContent>
          <w:del w:author="Aaryamann Goenka" w:id="125" w:date="2026-04-29T08:22:57Z">
            <w:r w:rsidDel="00000000" w:rsidR="00000000" w:rsidRPr="00000000">
              <w:rPr>
                <w:rFonts w:ascii="Times New Roman" w:cs="Times New Roman" w:eastAsia="Times New Roman" w:hAnsi="Times New Roman"/>
                <w:sz w:val="24"/>
                <w:szCs w:val="24"/>
                <w:rtl w:val="0"/>
              </w:rPr>
              <w:delText xml:space="preserve">These findings support the broader conclusion that ecosystem-specific datasets are necessary for reliable mangrove monitoring and that applying generic forest persistence metrics to mangroves requires caution.</w:delText>
            </w:r>
          </w:del>
        </w:sdtContent>
      </w:sdt>
      <w:sdt>
        <w:sdtPr>
          <w:id w:val="-2020218257"/>
          <w:tag w:val="goog_rdk_254"/>
        </w:sdtPr>
        <w:sdtContent>
          <w:ins w:author="Aaryamann Goenka" w:id="125" w:date="2026-04-29T08:22:57Z">
            <w:r w:rsidDel="00000000" w:rsidR="00000000" w:rsidRPr="00000000">
              <w:rPr>
                <w:rFonts w:ascii="Times New Roman" w:cs="Times New Roman" w:eastAsia="Times New Roman" w:hAnsi="Times New Roman"/>
                <w:sz w:val="24"/>
                <w:szCs w:val="24"/>
                <w:rtl w:val="0"/>
              </w:rPr>
              <w:t xml:space="preserve">Since this study does not include field validation, these findings show product disagreement under the workflow used here rather than relative accuracy of either product. They nonetheless suggest that mangrove monitoring should account for the design assumptions of any single-source forest dataset.</w:t>
            </w:r>
          </w:ins>
        </w:sdtContent>
      </w:sdt>
      <w:r w:rsidDel="00000000" w:rsidR="00000000" w:rsidRPr="00000000">
        <w:rPr>
          <w:rtl w:val="0"/>
        </w:rPr>
      </w:r>
    </w:p>
    <w:p w:rsidR="00000000" w:rsidDel="00000000" w:rsidP="00000000" w:rsidRDefault="00000000" w:rsidRPr="00000000" w14:paraId="00000075">
      <w:pPr>
        <w:pStyle w:val="Heading2"/>
        <w:jc w:val="both"/>
        <w:rPr/>
      </w:pPr>
      <w:r w:rsidDel="00000000" w:rsidR="00000000" w:rsidRPr="00000000">
        <w:rPr>
          <w:rtl w:val="0"/>
        </w:rPr>
        <w:t xml:space="preserve">Acknowledgments</w:t>
      </w:r>
    </w:p>
    <w:p w:rsidR="00000000" w:rsidDel="00000000" w:rsidP="00000000" w:rsidRDefault="00000000" w:rsidRPr="00000000" w14:paraId="00000076">
      <w:pPr>
        <w:jc w:val="both"/>
        <w:rPr/>
      </w:pPr>
      <w:r w:rsidDel="00000000" w:rsidR="00000000" w:rsidRPr="00000000">
        <w:rPr>
          <w:rFonts w:ascii="Times New Roman" w:cs="Times New Roman" w:eastAsia="Times New Roman" w:hAnsi="Times New Roman"/>
          <w:sz w:val="24"/>
          <w:szCs w:val="24"/>
          <w:rtl w:val="0"/>
        </w:rPr>
        <w:t xml:space="preserve">I would like to thank </w:t>
      </w:r>
      <w:sdt>
        <w:sdtPr>
          <w:id w:val="-869581518"/>
          <w:tag w:val="goog_rdk_255"/>
        </w:sdtPr>
        <w:sdtContent>
          <w:del w:author="Aaryamann Goenka" w:id="126" w:date="2026-04-29T08:22:57Z">
            <w:r w:rsidDel="00000000" w:rsidR="00000000" w:rsidRPr="00000000">
              <w:rPr>
                <w:rFonts w:ascii="Times New Roman" w:cs="Times New Roman" w:eastAsia="Times New Roman" w:hAnsi="Times New Roman"/>
                <w:sz w:val="24"/>
                <w:szCs w:val="24"/>
                <w:rtl w:val="0"/>
              </w:rPr>
              <w:delText xml:space="preserve">my mentor</w:delText>
            </w:r>
          </w:del>
        </w:sdtContent>
      </w:sdt>
      <w:sdt>
        <w:sdtPr>
          <w:id w:val="-2094733765"/>
          <w:tag w:val="goog_rdk_256"/>
        </w:sdtPr>
        <w:sdtContent>
          <w:ins w:author="Aaryamann Goenka" w:id="126" w:date="2026-04-29T08:22:57Z">
            <w:r w:rsidDel="00000000" w:rsidR="00000000" w:rsidRPr="00000000">
              <w:rPr>
                <w:rFonts w:ascii="Times New Roman" w:cs="Times New Roman" w:eastAsia="Times New Roman" w:hAnsi="Times New Roman"/>
                <w:sz w:val="24"/>
                <w:szCs w:val="24"/>
                <w:rtl w:val="0"/>
              </w:rPr>
              <w:t xml:space="preserve">the project supervisors</w:t>
            </w:r>
          </w:ins>
        </w:sdtContent>
      </w:sdt>
      <w:r w:rsidDel="00000000" w:rsidR="00000000" w:rsidRPr="00000000">
        <w:rPr>
          <w:rFonts w:ascii="Times New Roman" w:cs="Times New Roman" w:eastAsia="Times New Roman" w:hAnsi="Times New Roman"/>
          <w:sz w:val="24"/>
          <w:szCs w:val="24"/>
          <w:rtl w:val="0"/>
        </w:rPr>
        <w:t xml:space="preserve"> for guidance on project design, methodology, and paper editing. I also thank the developers and maintainers of the Global Mangrove Watch and Hansen Global Forest Change datasets for making their data publicly available. This work used open-source Python tools including Rasterio, NumPy, Pandas, Matplotlib, and related geospatial libraries for data processing and visualization.</w:t>
      </w:r>
      <w:r w:rsidDel="00000000" w:rsidR="00000000" w:rsidRPr="00000000">
        <w:rPr>
          <w:rtl w:val="0"/>
        </w:rPr>
      </w:r>
    </w:p>
    <w:p w:rsidR="00000000" w:rsidDel="00000000" w:rsidP="00000000" w:rsidRDefault="00000000" w:rsidRPr="00000000" w14:paraId="00000077">
      <w:pPr>
        <w:pStyle w:val="Heading2"/>
        <w:jc w:val="both"/>
        <w:rPr/>
      </w:pPr>
      <w:r w:rsidDel="00000000" w:rsidR="00000000" w:rsidRPr="00000000">
        <w:rPr>
          <w:rtl w:val="0"/>
        </w:rPr>
        <w:t xml:space="preserve">References</w:t>
      </w:r>
    </w:p>
    <w:p w:rsidR="00000000" w:rsidDel="00000000" w:rsidP="00000000" w:rsidRDefault="00000000" w:rsidRPr="00000000" w14:paraId="00000078">
      <w:pPr>
        <w:numPr>
          <w:ilvl w:val="0"/>
          <w:numId w:val="1"/>
        </w:numPr>
        <w:spacing w:after="0" w:afterAutospacing="0"/>
        <w:ind w:left="720" w:hanging="360"/>
      </w:pPr>
      <w:r w:rsidDel="00000000" w:rsidR="00000000" w:rsidRPr="00000000">
        <w:rPr>
          <w:rtl w:val="0"/>
        </w:rPr>
        <w:t xml:space="preserve">D. C. Donato, J. B. Kauffman, D. Murdiyarso, S. Kurnianto, M. Stidham, M. Kanninen. Mangroves among the most carbon-rich forests in the tropics. Nature Geoscience. Vol. 4, pg. 293–297, 2011, </w:t>
      </w:r>
      <w:hyperlink r:id="rId12">
        <w:r w:rsidDel="00000000" w:rsidR="00000000" w:rsidRPr="00000000">
          <w:rPr>
            <w:color w:val="1155cc"/>
            <w:u w:val="single"/>
            <w:rtl w:val="0"/>
          </w:rPr>
          <w:t xml:space="preserve">https://doi.org/10.1038/ngeo1123</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9">
      <w:pPr>
        <w:numPr>
          <w:ilvl w:val="0"/>
          <w:numId w:val="1"/>
        </w:numPr>
        <w:spacing w:after="0" w:afterAutospacing="0"/>
        <w:ind w:left="720" w:hanging="360"/>
      </w:pPr>
      <w:r w:rsidDel="00000000" w:rsidR="00000000" w:rsidRPr="00000000">
        <w:rPr>
          <w:rtl w:val="0"/>
        </w:rPr>
        <w:t xml:space="preserve">UN Environment Programme. Mangrove forests.</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https://www.unep.org/topics/ocean-seas-and-coasts/blue-ecosystems/mangrove-forests</w:t>
        </w:r>
      </w:hyperlink>
      <w:r w:rsidDel="00000000" w:rsidR="00000000" w:rsidRPr="00000000">
        <w:rPr>
          <w:rtl w:val="0"/>
        </w:rPr>
        <w:t xml:space="preserve">, 2023.</w:t>
      </w:r>
    </w:p>
    <w:p w:rsidR="00000000" w:rsidDel="00000000" w:rsidP="00000000" w:rsidRDefault="00000000" w:rsidRPr="00000000" w14:paraId="0000007A">
      <w:pPr>
        <w:numPr>
          <w:ilvl w:val="0"/>
          <w:numId w:val="1"/>
        </w:numPr>
        <w:spacing w:after="0" w:afterAutospacing="0"/>
        <w:ind w:left="720" w:hanging="360"/>
      </w:pPr>
      <w:r w:rsidDel="00000000" w:rsidR="00000000" w:rsidRPr="00000000">
        <w:rPr>
          <w:rtl w:val="0"/>
        </w:rPr>
        <w:t xml:space="preserve">A. McIvor, I. Möller, T. Spencer, M. Spalding. Reduction of wind and swell waves by mangroves.</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https://elaw.org/resource/reduction-of-wind-and-swell-waves-by-mangroves</w:t>
        </w:r>
      </w:hyperlink>
      <w:r w:rsidDel="00000000" w:rsidR="00000000" w:rsidRPr="00000000">
        <w:rPr>
          <w:rtl w:val="0"/>
        </w:rPr>
        <w:t xml:space="preserve">, 2023.</w:t>
      </w:r>
    </w:p>
    <w:p w:rsidR="00000000" w:rsidDel="00000000" w:rsidP="00000000" w:rsidRDefault="00000000" w:rsidRPr="00000000" w14:paraId="0000007B">
      <w:pPr>
        <w:numPr>
          <w:ilvl w:val="0"/>
          <w:numId w:val="1"/>
        </w:numPr>
        <w:spacing w:after="0" w:afterAutospacing="0"/>
        <w:ind w:left="720" w:hanging="360"/>
      </w:pPr>
      <w:r w:rsidDel="00000000" w:rsidR="00000000" w:rsidRPr="00000000">
        <w:rPr>
          <w:rtl w:val="0"/>
        </w:rPr>
        <w:t xml:space="preserve">M. Everard, R. R. S. Jha, S. Russell. The benefits of fringing mangrove systems to Mumbai. Aquatic Conservation: Marine and Freshwater Ecosystems. Vol. 24, pg. 256–274, 2014,</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https://doi.org/10.1002/aqc.2433</w:t>
        </w:r>
      </w:hyperlink>
      <w:r w:rsidDel="00000000" w:rsidR="00000000" w:rsidRPr="00000000">
        <w:rPr>
          <w:rtl w:val="0"/>
        </w:rPr>
        <w:t xml:space="preserve">.</w:t>
      </w:r>
    </w:p>
    <w:p w:rsidR="00000000" w:rsidDel="00000000" w:rsidP="00000000" w:rsidRDefault="00000000" w:rsidRPr="00000000" w14:paraId="0000007C">
      <w:pPr>
        <w:numPr>
          <w:ilvl w:val="0"/>
          <w:numId w:val="1"/>
        </w:numPr>
        <w:spacing w:after="0" w:afterAutospacing="0"/>
        <w:ind w:left="720" w:hanging="360"/>
      </w:pPr>
      <w:r w:rsidDel="00000000" w:rsidR="00000000" w:rsidRPr="00000000">
        <w:rPr>
          <w:rtl w:val="0"/>
        </w:rPr>
        <w:t xml:space="preserve">S. G. Singh, A. Vennila, R. Singh, V. S. Bharti, S. P. Shukla, C. S. Purushothaman. Standing carbon stock of Thane Creek mangrove ecosystem: An integrated approach using allometry and remote sensing techniques. Regional Studies in Marine Science. Vol. 67, pg. 103207, 2023,</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https://doi.org/10.1016/j.rsma.2023.103207</w:t>
        </w:r>
      </w:hyperlink>
      <w:r w:rsidDel="00000000" w:rsidR="00000000" w:rsidRPr="00000000">
        <w:rPr>
          <w:rtl w:val="0"/>
        </w:rPr>
        <w:t xml:space="preserve">.</w:t>
      </w:r>
    </w:p>
    <w:p w:rsidR="00000000" w:rsidDel="00000000" w:rsidP="00000000" w:rsidRDefault="00000000" w:rsidRPr="00000000" w14:paraId="0000007D">
      <w:pPr>
        <w:numPr>
          <w:ilvl w:val="0"/>
          <w:numId w:val="1"/>
        </w:numPr>
        <w:spacing w:after="0" w:afterAutospacing="0"/>
        <w:ind w:left="720" w:hanging="360"/>
      </w:pPr>
      <w:r w:rsidDel="00000000" w:rsidR="00000000" w:rsidRPr="00000000">
        <w:rPr>
          <w:rtl w:val="0"/>
        </w:rPr>
        <w:t xml:space="preserve">Food and Agriculture Organization of the United Nations. The world's mangroves 1980–2005.</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https://www.fao.org/4/a1427e/a1427e00.htm</w:t>
        </w:r>
      </w:hyperlink>
      <w:r w:rsidDel="00000000" w:rsidR="00000000" w:rsidRPr="00000000">
        <w:rPr>
          <w:rtl w:val="0"/>
        </w:rPr>
        <w:t xml:space="preserve">, 2007.</w:t>
      </w:r>
    </w:p>
    <w:p w:rsidR="00000000" w:rsidDel="00000000" w:rsidP="00000000" w:rsidRDefault="00000000" w:rsidRPr="00000000" w14:paraId="0000007E">
      <w:pPr>
        <w:numPr>
          <w:ilvl w:val="0"/>
          <w:numId w:val="1"/>
        </w:numPr>
        <w:spacing w:after="0" w:afterAutospacing="0"/>
        <w:ind w:left="720" w:hanging="360"/>
      </w:pPr>
      <w:r w:rsidDel="00000000" w:rsidR="00000000" w:rsidRPr="00000000">
        <w:rPr>
          <w:rtl w:val="0"/>
        </w:rPr>
        <w:t xml:space="preserve">NASA Earth Observatory. Monitoring Mumbai's mangroves.</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https://science.nasa.gov/earth/earth-observatory/monitoring-mumbais-mangroves-91333/</w:t>
        </w:r>
      </w:hyperlink>
      <w:r w:rsidDel="00000000" w:rsidR="00000000" w:rsidRPr="00000000">
        <w:rPr>
          <w:rtl w:val="0"/>
        </w:rPr>
        <w:t xml:space="preserve">, 2017.</w:t>
      </w:r>
    </w:p>
    <w:p w:rsidR="00000000" w:rsidDel="00000000" w:rsidP="00000000" w:rsidRDefault="00000000" w:rsidRPr="00000000" w14:paraId="0000007F">
      <w:pPr>
        <w:numPr>
          <w:ilvl w:val="0"/>
          <w:numId w:val="1"/>
        </w:numPr>
        <w:spacing w:after="0" w:afterAutospacing="0"/>
        <w:ind w:left="720" w:hanging="360"/>
      </w:pPr>
      <w:r w:rsidDel="00000000" w:rsidR="00000000" w:rsidRPr="00000000">
        <w:rPr>
          <w:rtl w:val="0"/>
        </w:rPr>
        <w:t xml:space="preserve">Forest Survey of India. India state of forest report 2017 — mangrove cover chapter. Ministry of Environment, Forest and Climate Change, Government of India, Dehradun, 2018,</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https://fsi.nic.in/isfr2017/isfr-mangrove-cover-2017.pdf</w:t>
        </w:r>
      </w:hyperlink>
      <w:r w:rsidDel="00000000" w:rsidR="00000000" w:rsidRPr="00000000">
        <w:rPr>
          <w:rtl w:val="0"/>
        </w:rPr>
        <w:t xml:space="preserve">.</w:t>
      </w:r>
    </w:p>
    <w:p w:rsidR="00000000" w:rsidDel="00000000" w:rsidP="00000000" w:rsidRDefault="00000000" w:rsidRPr="00000000" w14:paraId="00000080">
      <w:pPr>
        <w:numPr>
          <w:ilvl w:val="0"/>
          <w:numId w:val="1"/>
        </w:numPr>
        <w:spacing w:after="0" w:afterAutospacing="0"/>
        <w:ind w:left="720" w:hanging="360"/>
      </w:pPr>
      <w:r w:rsidDel="00000000" w:rsidR="00000000" w:rsidRPr="00000000">
        <w:rPr>
          <w:rtl w:val="0"/>
        </w:rPr>
        <w:t xml:space="preserve">A. A. S., G. L., M. K. R., R. C., S. John, S. G., J. Thomas. Multi-decadal changes of mangrove forest and its response to the tidal dynamics of Thane Creek, Mumbai. Journal of Sea Research. Vol. 180, pg. 102162, 2022,</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https://doi.org/10.1016/j.seares.2021.102162</w:t>
        </w:r>
      </w:hyperlink>
      <w:r w:rsidDel="00000000" w:rsidR="00000000" w:rsidRPr="00000000">
        <w:rPr>
          <w:rtl w:val="0"/>
        </w:rPr>
        <w:t xml:space="preserve">.</w:t>
      </w:r>
    </w:p>
    <w:p w:rsidR="00000000" w:rsidDel="00000000" w:rsidP="00000000" w:rsidRDefault="00000000" w:rsidRPr="00000000" w14:paraId="00000081">
      <w:pPr>
        <w:numPr>
          <w:ilvl w:val="0"/>
          <w:numId w:val="1"/>
        </w:numPr>
        <w:spacing w:after="0" w:afterAutospacing="0"/>
        <w:ind w:left="720" w:hanging="360"/>
      </w:pPr>
      <w:r w:rsidDel="00000000" w:rsidR="00000000" w:rsidRPr="00000000">
        <w:rPr>
          <w:rtl w:val="0"/>
        </w:rPr>
        <w:t xml:space="preserve">A. Abhyankar, T. Sahoo, B. Seth, P. Mohapatra, S. Palai, P. Bhargava, S. Chaurasiya, S. Isasare. Mapping and change detection of mangroves around Mumbai using remote sensing and geographic information systems (GIS). Journal of Civil Engineering, Science and Technology. Vol. 12, 2021,</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https://doi.org/10.33736/jcest.3339.2021</w:t>
        </w:r>
      </w:hyperlink>
      <w:r w:rsidDel="00000000" w:rsidR="00000000" w:rsidRPr="00000000">
        <w:rPr>
          <w:rtl w:val="0"/>
        </w:rPr>
        <w:t xml:space="preserve">.</w:t>
      </w:r>
    </w:p>
    <w:p w:rsidR="00000000" w:rsidDel="00000000" w:rsidP="00000000" w:rsidRDefault="00000000" w:rsidRPr="00000000" w14:paraId="00000082">
      <w:pPr>
        <w:numPr>
          <w:ilvl w:val="0"/>
          <w:numId w:val="1"/>
        </w:numPr>
        <w:spacing w:after="0" w:afterAutospacing="0"/>
        <w:ind w:left="720" w:hanging="360"/>
      </w:pPr>
      <w:r w:rsidDel="00000000" w:rsidR="00000000" w:rsidRPr="00000000">
        <w:rPr>
          <w:rtl w:val="0"/>
        </w:rPr>
        <w:t xml:space="preserve">S. Sawant, P. Bonala, A. Joshi, M. Shindikar, A. Patil, S. Vyas, D. Deobagkar. Integration of machine learning and remote sensing for assessing the change detection of mangrove forests along the Mumbai coast. Journal of Earth System Science. Vol. 133, pg. 237, 2024,</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https://doi.org/10.1007/s12040-024-02378-0</w:t>
        </w:r>
      </w:hyperlink>
      <w:r w:rsidDel="00000000" w:rsidR="00000000" w:rsidRPr="00000000">
        <w:rPr>
          <w:rtl w:val="0"/>
        </w:rPr>
        <w:t xml:space="preserve">.</w:t>
      </w:r>
    </w:p>
    <w:p w:rsidR="00000000" w:rsidDel="00000000" w:rsidP="00000000" w:rsidRDefault="00000000" w:rsidRPr="00000000" w14:paraId="00000083">
      <w:pPr>
        <w:numPr>
          <w:ilvl w:val="0"/>
          <w:numId w:val="1"/>
        </w:numPr>
        <w:spacing w:after="0" w:afterAutospacing="0"/>
        <w:ind w:left="720" w:hanging="360"/>
      </w:pPr>
      <w:r w:rsidDel="00000000" w:rsidR="00000000" w:rsidRPr="00000000">
        <w:rPr>
          <w:rtl w:val="0"/>
        </w:rPr>
        <w:t xml:space="preserve">P. Nagarajan, L. Rajendran, N. D. Pillai, G. Lakshmanan. Comparison of machine learning algorithms for mangrove species identification in Malad creek, Mumbai using WorldView-2 and Google Earth images. Journal of Coastal Conservation. Vol. 26, pg. 44, 2022,</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https://doi.org/10.1007/s11852-022-00891-2</w:t>
        </w:r>
      </w:hyperlink>
      <w:r w:rsidDel="00000000" w:rsidR="00000000" w:rsidRPr="00000000">
        <w:rPr>
          <w:rtl w:val="0"/>
        </w:rPr>
        <w:t xml:space="preserve">.</w:t>
      </w:r>
    </w:p>
    <w:p w:rsidR="00000000" w:rsidDel="00000000" w:rsidP="00000000" w:rsidRDefault="00000000" w:rsidRPr="00000000" w14:paraId="00000084">
      <w:pPr>
        <w:numPr>
          <w:ilvl w:val="0"/>
          <w:numId w:val="1"/>
        </w:numPr>
        <w:spacing w:after="0" w:afterAutospacing="0"/>
        <w:ind w:left="720" w:hanging="360"/>
      </w:pPr>
      <w:r w:rsidDel="00000000" w:rsidR="00000000" w:rsidRPr="00000000">
        <w:rPr>
          <w:rtl w:val="0"/>
        </w:rPr>
        <w:t xml:space="preserve">ESA WorldCover. WorldCover. 2021,</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https://esa-worldcover.org/en</w:t>
        </w:r>
      </w:hyperlink>
      <w:r w:rsidDel="00000000" w:rsidR="00000000" w:rsidRPr="00000000">
        <w:rPr>
          <w:rtl w:val="0"/>
        </w:rPr>
        <w:t xml:space="preserve">.</w:t>
      </w:r>
    </w:p>
    <w:p w:rsidR="00000000" w:rsidDel="00000000" w:rsidP="00000000" w:rsidRDefault="00000000" w:rsidRPr="00000000" w14:paraId="00000085">
      <w:pPr>
        <w:numPr>
          <w:ilvl w:val="0"/>
          <w:numId w:val="1"/>
        </w:numPr>
        <w:spacing w:after="0" w:afterAutospacing="0"/>
        <w:ind w:left="720" w:hanging="360"/>
      </w:pPr>
      <w:r w:rsidDel="00000000" w:rsidR="00000000" w:rsidRPr="00000000">
        <w:rPr>
          <w:rtl w:val="0"/>
        </w:rPr>
        <w:t xml:space="preserve">Japan Aerospace Exploration Agency (JAXA). ALOS-2 / PALSAR-2. 2014,</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https://www.eorc.jaxa.jp/ALOS-2/en/about/palsar2.htm</w:t>
        </w:r>
      </w:hyperlink>
      <w:r w:rsidDel="00000000" w:rsidR="00000000" w:rsidRPr="00000000">
        <w:rPr>
          <w:rtl w:val="0"/>
        </w:rPr>
        <w:t xml:space="preserve">.</w:t>
      </w:r>
    </w:p>
    <w:p w:rsidR="00000000" w:rsidDel="00000000" w:rsidP="00000000" w:rsidRDefault="00000000" w:rsidRPr="00000000" w14:paraId="00000086">
      <w:pPr>
        <w:numPr>
          <w:ilvl w:val="0"/>
          <w:numId w:val="1"/>
        </w:numPr>
        <w:spacing w:after="0" w:afterAutospacing="0"/>
        <w:ind w:left="720" w:hanging="360"/>
      </w:pPr>
      <w:r w:rsidDel="00000000" w:rsidR="00000000" w:rsidRPr="00000000">
        <w:rPr>
          <w:rtl w:val="0"/>
        </w:rPr>
        <w:t xml:space="preserve">M. C. Hansen, P. V. Potapov, R. Moore, M. Hancher, S. A. Turubanova, A. Tyukavina, D. Thau, S. V. Stehman, S. J. Goetz, T. R. Loveland, A. Kommareddy, A. Egorov, L. Chini, C. O. Justice, J. R. G. Townshend. High-resolution global maps of 21st-century forest cover change. Science. Vol. 342, pg. 850–853, 2013,</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https://doi.org/10.1126/science.1244693</w:t>
        </w:r>
      </w:hyperlink>
      <w:r w:rsidDel="00000000" w:rsidR="00000000" w:rsidRPr="00000000">
        <w:rPr>
          <w:rtl w:val="0"/>
        </w:rPr>
        <w:t xml:space="preserve">.</w:t>
      </w:r>
    </w:p>
    <w:p w:rsidR="00000000" w:rsidDel="00000000" w:rsidP="00000000" w:rsidRDefault="00000000" w:rsidRPr="00000000" w14:paraId="00000087">
      <w:pPr>
        <w:numPr>
          <w:ilvl w:val="0"/>
          <w:numId w:val="1"/>
        </w:numPr>
        <w:spacing w:after="0" w:afterAutospacing="0"/>
        <w:ind w:left="720" w:hanging="360"/>
      </w:pPr>
      <w:r w:rsidDel="00000000" w:rsidR="00000000" w:rsidRPr="00000000">
        <w:rPr>
          <w:rtl w:val="0"/>
        </w:rPr>
        <w:t xml:space="preserve">P. Bunting, A. Rosenqvist, R. M. Lucas, L. M. Rebelo, L. Hilarides, N. Thomas, A. Hardy, T. Itoh, M. Shimada, C. M. Finlayson. The global mangrove watch — A new 2010 global baseline of mangrove extent. Remote Sensing. Vol. 10, pg. 1669, 2018,</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https://doi.org/10.3390/rs10101669</w:t>
        </w:r>
      </w:hyperlink>
      <w:r w:rsidDel="00000000" w:rsidR="00000000" w:rsidRPr="00000000">
        <w:rPr>
          <w:rtl w:val="0"/>
        </w:rPr>
        <w:t xml:space="preserve">.</w:t>
      </w:r>
    </w:p>
    <w:p w:rsidR="00000000" w:rsidDel="00000000" w:rsidP="00000000" w:rsidRDefault="00000000" w:rsidRPr="00000000" w14:paraId="00000088">
      <w:pPr>
        <w:numPr>
          <w:ilvl w:val="0"/>
          <w:numId w:val="1"/>
        </w:numPr>
        <w:spacing w:after="0" w:afterAutospacing="0"/>
        <w:ind w:left="720" w:hanging="360"/>
      </w:pPr>
      <w:r w:rsidDel="00000000" w:rsidR="00000000" w:rsidRPr="00000000">
        <w:rPr>
          <w:rtl w:val="0"/>
        </w:rPr>
        <w:t xml:space="preserve">P. Bunting, A. Rosenqvist, L. Hilarides, R. M. Lucas, N. Thomas, T. Tadono, T. A. Worthington, M. Spalding, N. J. Murray, L.-M. Rebelo. Global mangrove extent change 1996–2020: Global Mangrove Watch Version 3.0. Remote Sensing. Vol. 14, pg. 3657, 2022,</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https://doi.org/10.3390/rs14153657</w:t>
        </w:r>
      </w:hyperlink>
      <w:r w:rsidDel="00000000" w:rsidR="00000000" w:rsidRPr="00000000">
        <w:rPr>
          <w:rtl w:val="0"/>
        </w:rPr>
        <w:t xml:space="preserve">.</w:t>
      </w:r>
    </w:p>
    <w:p w:rsidR="00000000" w:rsidDel="00000000" w:rsidP="00000000" w:rsidRDefault="00000000" w:rsidRPr="00000000" w14:paraId="00000089">
      <w:pPr>
        <w:numPr>
          <w:ilvl w:val="0"/>
          <w:numId w:val="1"/>
        </w:numPr>
        <w:spacing w:after="0" w:afterAutospacing="0"/>
        <w:ind w:left="720" w:hanging="360"/>
      </w:pPr>
      <w:r w:rsidDel="00000000" w:rsidR="00000000" w:rsidRPr="00000000">
        <w:rPr>
          <w:rtl w:val="0"/>
        </w:rPr>
        <w:t xml:space="preserve">P. Bunting, A. Rosenqvist, L. Hilarides, R. M. Lucas, N. Thomas. Global Mangrove Watch: Updated 2010 mangrove forest extent (v2.5). Remote Sensing. Vol. 14, pg. 1034, 2022,</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https://doi.org/10.3390/rs14041034</w:t>
        </w:r>
      </w:hyperlink>
      <w:r w:rsidDel="00000000" w:rsidR="00000000" w:rsidRPr="00000000">
        <w:rPr>
          <w:rtl w:val="0"/>
        </w:rPr>
        <w:t xml:space="preserve">.</w:t>
      </w:r>
    </w:p>
    <w:p w:rsidR="00000000" w:rsidDel="00000000" w:rsidP="00000000" w:rsidRDefault="00000000" w:rsidRPr="00000000" w14:paraId="0000008A">
      <w:pPr>
        <w:numPr>
          <w:ilvl w:val="0"/>
          <w:numId w:val="1"/>
        </w:numPr>
        <w:spacing w:after="0" w:afterAutospacing="0"/>
        <w:ind w:left="720" w:hanging="360"/>
      </w:pPr>
      <w:r w:rsidDel="00000000" w:rsidR="00000000" w:rsidRPr="00000000">
        <w:rPr>
          <w:rtl w:val="0"/>
        </w:rPr>
        <w:t xml:space="preserve">C. R. Harris, K. J. Millman, S. J. van der Walt, R. Gommers, P. Virtanen, D. Cournapeau, E. Wieser, J. Taylor, S. Berg, N. J. Smith, R. Kern, M. Picus, S. Hoyer, M. H. van Kerkwijk, M. Brett, A. Haldane, J. Fernández del Río, M. Wiebe, P. Peterson, P. Gérard-Marchant, K. Sheppard, T. Reddy, W. Weckesser, H. Abbasi, C. Gohlke, T. E. Oliphant. Array programming with NumPy. Nature. Vol. 585, pg. 357–362, 2020,</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https://doi.org/10.1038/s41586-020-2649-2</w:t>
        </w:r>
      </w:hyperlink>
      <w:r w:rsidDel="00000000" w:rsidR="00000000" w:rsidRPr="00000000">
        <w:rPr>
          <w:rtl w:val="0"/>
        </w:rPr>
        <w:t xml:space="preserve">.</w:t>
      </w:r>
    </w:p>
    <w:p w:rsidR="00000000" w:rsidDel="00000000" w:rsidP="00000000" w:rsidRDefault="00000000" w:rsidRPr="00000000" w14:paraId="0000008B">
      <w:pPr>
        <w:numPr>
          <w:ilvl w:val="0"/>
          <w:numId w:val="1"/>
        </w:numPr>
        <w:spacing w:after="0" w:afterAutospacing="0"/>
        <w:ind w:left="720" w:hanging="360"/>
      </w:pPr>
      <w:r w:rsidDel="00000000" w:rsidR="00000000" w:rsidRPr="00000000">
        <w:rPr>
          <w:rtl w:val="0"/>
        </w:rPr>
        <w:t xml:space="preserve">S. Gillies. Rasterio: Geospatial raster I/O for Python.</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https://rasterio.readthedocs.io</w:t>
        </w:r>
      </w:hyperlink>
      <w:r w:rsidDel="00000000" w:rsidR="00000000" w:rsidRPr="00000000">
        <w:rPr>
          <w:rtl w:val="0"/>
        </w:rPr>
        <w:t xml:space="preserve">, 2013.</w:t>
      </w:r>
    </w:p>
    <w:p w:rsidR="00000000" w:rsidDel="00000000" w:rsidP="00000000" w:rsidRDefault="00000000" w:rsidRPr="00000000" w14:paraId="0000008C">
      <w:pPr>
        <w:numPr>
          <w:ilvl w:val="0"/>
          <w:numId w:val="1"/>
        </w:numPr>
        <w:spacing w:after="0" w:afterAutospacing="0"/>
        <w:ind w:left="720" w:hanging="360"/>
      </w:pPr>
      <w:r w:rsidDel="00000000" w:rsidR="00000000" w:rsidRPr="00000000">
        <w:rPr>
          <w:rtl w:val="0"/>
        </w:rPr>
        <w:t xml:space="preserve">PROJ contributors. PROJ coordinate transformation software library.</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https://proj.org</w:t>
        </w:r>
      </w:hyperlink>
      <w:r w:rsidDel="00000000" w:rsidR="00000000" w:rsidRPr="00000000">
        <w:rPr>
          <w:rtl w:val="0"/>
        </w:rPr>
        <w:t xml:space="preserve">, 2023.</w:t>
      </w:r>
    </w:p>
    <w:p w:rsidR="00000000" w:rsidDel="00000000" w:rsidP="00000000" w:rsidRDefault="00000000" w:rsidRPr="00000000" w14:paraId="0000008D">
      <w:pPr>
        <w:numPr>
          <w:ilvl w:val="0"/>
          <w:numId w:val="1"/>
        </w:numPr>
        <w:spacing w:after="0" w:afterAutospacing="0"/>
        <w:ind w:left="720" w:hanging="360"/>
      </w:pPr>
      <w:r w:rsidDel="00000000" w:rsidR="00000000" w:rsidRPr="00000000">
        <w:rPr>
          <w:rtl w:val="0"/>
        </w:rPr>
        <w:t xml:space="preserve">J. D. Hunter. Matplotlib: A 2D graphics environment. Computing in Science &amp; Engineering. Vol. 9, pg. 90–95, 2007,</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https://doi.org/10.1109/MCSE.2007.55</w:t>
        </w:r>
      </w:hyperlink>
      <w:r w:rsidDel="00000000" w:rsidR="00000000" w:rsidRPr="00000000">
        <w:rPr>
          <w:rtl w:val="0"/>
        </w:rPr>
        <w:t xml:space="preserve">.</w:t>
      </w:r>
    </w:p>
    <w:p w:rsidR="00000000" w:rsidDel="00000000" w:rsidP="00000000" w:rsidRDefault="00000000" w:rsidRPr="00000000" w14:paraId="0000008E">
      <w:pPr>
        <w:numPr>
          <w:ilvl w:val="0"/>
          <w:numId w:val="1"/>
        </w:numPr>
        <w:spacing w:after="0" w:afterAutospacing="0"/>
        <w:ind w:left="720" w:hanging="360"/>
      </w:pPr>
      <w:r w:rsidDel="00000000" w:rsidR="00000000" w:rsidRPr="00000000">
        <w:rPr>
          <w:rtl w:val="0"/>
        </w:rPr>
        <w:t xml:space="preserve">T. A. Worthington, P. S. E. zu Ermgassen, D. A. Friess, K. W. Krauss, C. E. Lovelock, J. Thorley, R. Tingey, C. D. Woodroffe, P. Bunting, N. Cormier, D. Lagomasino, R. Lucas, N. J. Murray, W. J. Sutherland, M. Spalding. A global biophysical typology of mangroves and its relevance for ecosystem structure and deforestation. Scientific Reports. Vol. 10, pg. 14652, 2020,</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https://doi.org/10.1038/s41598-020-71194-5</w:t>
        </w:r>
      </w:hyperlink>
      <w:r w:rsidDel="00000000" w:rsidR="00000000" w:rsidRPr="00000000">
        <w:rPr>
          <w:rtl w:val="0"/>
        </w:rPr>
        <w:t xml:space="preserve">.</w:t>
      </w:r>
    </w:p>
    <w:p w:rsidR="00000000" w:rsidDel="00000000" w:rsidP="00000000" w:rsidRDefault="00000000" w:rsidRPr="00000000" w14:paraId="0000008F">
      <w:pPr>
        <w:numPr>
          <w:ilvl w:val="0"/>
          <w:numId w:val="1"/>
        </w:numPr>
        <w:spacing w:after="0" w:afterAutospacing="0"/>
        <w:ind w:left="720" w:hanging="360"/>
      </w:pPr>
      <w:r w:rsidDel="00000000" w:rsidR="00000000" w:rsidRPr="00000000">
        <w:rPr>
          <w:rtl w:val="0"/>
        </w:rPr>
        <w:t xml:space="preserve">K. A. C. Gasparini, C. H. L. Silva Junior, Y. E. Shimabukuro, E. Arai, L. E. O. C. e Aragão, C. A. Silva, P. L. Marshall. Determining a threshold to delimit the Amazonian forests from the Tree Canopy Cover 2000 GFC data. Sensors. Vol. 19, pg. 5020, 2019,</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https://doi.org/10.3390/s19225020</w:t>
        </w:r>
      </w:hyperlink>
      <w:r w:rsidDel="00000000" w:rsidR="00000000" w:rsidRPr="00000000">
        <w:rPr>
          <w:rtl w:val="0"/>
        </w:rPr>
        <w:t xml:space="preserve">.</w:t>
      </w:r>
    </w:p>
    <w:p w:rsidR="00000000" w:rsidDel="00000000" w:rsidP="00000000" w:rsidRDefault="00000000" w:rsidRPr="00000000" w14:paraId="00000090">
      <w:pPr>
        <w:numPr>
          <w:ilvl w:val="0"/>
          <w:numId w:val="1"/>
        </w:numPr>
        <w:spacing w:after="0" w:afterAutospacing="0"/>
        <w:ind w:left="720" w:hanging="360"/>
      </w:pPr>
      <w:r w:rsidDel="00000000" w:rsidR="00000000" w:rsidRPr="00000000">
        <w:rPr>
          <w:rtl w:val="0"/>
        </w:rPr>
        <w:t xml:space="preserve">A. Ghorbanian, S. Ahmadi, M. Amani, A. Mohammadzadeh, S. Jamali. Mangrove ecosystem mapping using Sentinel-1 and Sentinel-2 satellite images and random forest algorithm in Google Earth Engine. Remote Sensing. Vol. 13, pg. 2565, 2021,</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https://doi.org/10.3390/rs13132565</w:t>
        </w:r>
      </w:hyperlink>
      <w:r w:rsidDel="00000000" w:rsidR="00000000" w:rsidRPr="00000000">
        <w:rPr>
          <w:rtl w:val="0"/>
        </w:rPr>
        <w:t xml:space="preserve">.</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N. J. Murray, T. A. Worthington, P. Bunting, S. Duce, V. Hagger, C. E. Lovelock, R. Lucas, M. I. Saunders, M. Sheaves, M. Spalding, N. J. Waltham, M. B. Lyons. High-resolution mapping of losses and gains of Earth's tidal wetlands. Science. Vol. 376, pg. 744–749, 2022,</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https://doi.org/10.1126/science.abm9583</w:t>
        </w:r>
      </w:hyperlink>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26/science.1244693" TargetMode="External"/><Relationship Id="rId42" Type="http://schemas.openxmlformats.org/officeDocument/2006/relationships/hyperlink" Target="https://doi.org/10.3390/rs10101669" TargetMode="External"/><Relationship Id="rId41" Type="http://schemas.openxmlformats.org/officeDocument/2006/relationships/hyperlink" Target="https://doi.org/10.3390/rs10101669" TargetMode="External"/><Relationship Id="rId44" Type="http://schemas.openxmlformats.org/officeDocument/2006/relationships/hyperlink" Target="https://doi.org/10.3390/rs14153657" TargetMode="External"/><Relationship Id="rId43" Type="http://schemas.openxmlformats.org/officeDocument/2006/relationships/hyperlink" Target="https://doi.org/10.3390/rs14153657" TargetMode="External"/><Relationship Id="rId46" Type="http://schemas.openxmlformats.org/officeDocument/2006/relationships/hyperlink" Target="https://doi.org/10.3390/rs14041034" TargetMode="External"/><Relationship Id="rId45" Type="http://schemas.openxmlformats.org/officeDocument/2006/relationships/hyperlink" Target="https://doi.org/10.3390/rs1404103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doi.org/10.1038/s41586-020-2649-2" TargetMode="External"/><Relationship Id="rId47" Type="http://schemas.openxmlformats.org/officeDocument/2006/relationships/hyperlink" Target="https://doi.org/10.1038/s41586-020-2649-2" TargetMode="External"/><Relationship Id="rId49" Type="http://schemas.openxmlformats.org/officeDocument/2006/relationships/hyperlink" Target="https://rasterio.readthedocs.i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 Id="rId31" Type="http://schemas.openxmlformats.org/officeDocument/2006/relationships/hyperlink" Target="https://doi.org/10.1007/s12040-024-02378-0" TargetMode="External"/><Relationship Id="rId30" Type="http://schemas.openxmlformats.org/officeDocument/2006/relationships/hyperlink" Target="https://doi.org/10.33736/jcest.3339.2021" TargetMode="External"/><Relationship Id="rId33" Type="http://schemas.openxmlformats.org/officeDocument/2006/relationships/hyperlink" Target="https://doi.org/10.1007/s11852-022-00891-2" TargetMode="External"/><Relationship Id="rId32" Type="http://schemas.openxmlformats.org/officeDocument/2006/relationships/hyperlink" Target="https://doi.org/10.1007/s12040-024-02378-0" TargetMode="External"/><Relationship Id="rId35" Type="http://schemas.openxmlformats.org/officeDocument/2006/relationships/hyperlink" Target="https://esa-worldcover.org/en" TargetMode="External"/><Relationship Id="rId34" Type="http://schemas.openxmlformats.org/officeDocument/2006/relationships/hyperlink" Target="https://doi.org/10.1007/s11852-022-00891-2" TargetMode="External"/><Relationship Id="rId37" Type="http://schemas.openxmlformats.org/officeDocument/2006/relationships/hyperlink" Target="https://www.eorc.jaxa.jp/ALOS-2/en/about/palsar2.htm" TargetMode="External"/><Relationship Id="rId36" Type="http://schemas.openxmlformats.org/officeDocument/2006/relationships/hyperlink" Target="https://esa-worldcover.org/en" TargetMode="External"/><Relationship Id="rId39" Type="http://schemas.openxmlformats.org/officeDocument/2006/relationships/hyperlink" Target="https://doi.org/10.1126/science.1244693" TargetMode="External"/><Relationship Id="rId38" Type="http://schemas.openxmlformats.org/officeDocument/2006/relationships/hyperlink" Target="https://www.eorc.jaxa.jp/ALOS-2/en/about/palsar2.htm" TargetMode="External"/><Relationship Id="rId62" Type="http://schemas.openxmlformats.org/officeDocument/2006/relationships/hyperlink" Target="https://doi.org/10.1126/science.abm9583" TargetMode="External"/><Relationship Id="rId61" Type="http://schemas.openxmlformats.org/officeDocument/2006/relationships/hyperlink" Target="https://doi.org/10.1126/science.abm9583" TargetMode="External"/><Relationship Id="rId20" Type="http://schemas.openxmlformats.org/officeDocument/2006/relationships/hyperlink" Target="https://doi.org/10.1016/j.rsma.2023.103207" TargetMode="External"/><Relationship Id="rId22" Type="http://schemas.openxmlformats.org/officeDocument/2006/relationships/hyperlink" Target="https://www.fao.org/4/a1427e/a1427e00.htm" TargetMode="External"/><Relationship Id="rId21" Type="http://schemas.openxmlformats.org/officeDocument/2006/relationships/hyperlink" Target="https://www.fao.org/4/a1427e/a1427e00.htm" TargetMode="External"/><Relationship Id="rId24" Type="http://schemas.openxmlformats.org/officeDocument/2006/relationships/hyperlink" Target="https://science.nasa.gov/earth/earth-observatory/monitoring-mumbais-mangroves-91333/" TargetMode="External"/><Relationship Id="rId23" Type="http://schemas.openxmlformats.org/officeDocument/2006/relationships/hyperlink" Target="https://science.nasa.gov/earth/earth-observatory/monitoring-mumbais-mangroves-91333/" TargetMode="External"/><Relationship Id="rId60" Type="http://schemas.openxmlformats.org/officeDocument/2006/relationships/hyperlink" Target="https://doi.org/10.3390/rs13132565" TargetMode="External"/><Relationship Id="rId26" Type="http://schemas.openxmlformats.org/officeDocument/2006/relationships/hyperlink" Target="https://fsi.nic.in/isfr2017/isfr-mangrove-cover-2017.pdf" TargetMode="External"/><Relationship Id="rId25" Type="http://schemas.openxmlformats.org/officeDocument/2006/relationships/hyperlink" Target="https://fsi.nic.in/isfr2017/isfr-mangrove-cover-2017.pdf" TargetMode="External"/><Relationship Id="rId28" Type="http://schemas.openxmlformats.org/officeDocument/2006/relationships/hyperlink" Target="https://doi.org/10.1016/j.seares.2021.102162" TargetMode="External"/><Relationship Id="rId27" Type="http://schemas.openxmlformats.org/officeDocument/2006/relationships/hyperlink" Target="https://doi.org/10.1016/j.seares.2021.102162" TargetMode="External"/><Relationship Id="rId29" Type="http://schemas.openxmlformats.org/officeDocument/2006/relationships/hyperlink" Target="https://doi.org/10.33736/jcest.3339.2021" TargetMode="External"/><Relationship Id="rId51" Type="http://schemas.openxmlformats.org/officeDocument/2006/relationships/hyperlink" Target="https://proj.org" TargetMode="External"/><Relationship Id="rId50" Type="http://schemas.openxmlformats.org/officeDocument/2006/relationships/hyperlink" Target="https://rasterio.readthedocs.io" TargetMode="External"/><Relationship Id="rId53" Type="http://schemas.openxmlformats.org/officeDocument/2006/relationships/hyperlink" Target="https://doi.org/10.1109/MCSE.2007.55" TargetMode="External"/><Relationship Id="rId52" Type="http://schemas.openxmlformats.org/officeDocument/2006/relationships/hyperlink" Target="https://proj.org" TargetMode="External"/><Relationship Id="rId11" Type="http://schemas.openxmlformats.org/officeDocument/2006/relationships/image" Target="media/image5.png"/><Relationship Id="rId55" Type="http://schemas.openxmlformats.org/officeDocument/2006/relationships/hyperlink" Target="https://doi.org/10.1038/s41598-020-71194-5" TargetMode="External"/><Relationship Id="rId10" Type="http://schemas.openxmlformats.org/officeDocument/2006/relationships/image" Target="media/image2.png"/><Relationship Id="rId54" Type="http://schemas.openxmlformats.org/officeDocument/2006/relationships/hyperlink" Target="https://doi.org/10.1109/MCSE.2007.55" TargetMode="External"/><Relationship Id="rId13" Type="http://schemas.openxmlformats.org/officeDocument/2006/relationships/hyperlink" Target="https://www.unep.org/topics/ocean-seas-and-coasts/blue-ecosystems/mangrove-forests" TargetMode="External"/><Relationship Id="rId57" Type="http://schemas.openxmlformats.org/officeDocument/2006/relationships/hyperlink" Target="https://doi.org/10.3390/s19225020" TargetMode="External"/><Relationship Id="rId12" Type="http://schemas.openxmlformats.org/officeDocument/2006/relationships/hyperlink" Target="https://doi.org/10.1038/ngeo1123" TargetMode="External"/><Relationship Id="rId56" Type="http://schemas.openxmlformats.org/officeDocument/2006/relationships/hyperlink" Target="https://doi.org/10.1038/s41598-020-71194-5" TargetMode="External"/><Relationship Id="rId15" Type="http://schemas.openxmlformats.org/officeDocument/2006/relationships/hyperlink" Target="https://elaw.org/resource/reduction-of-wind-and-swell-waves-by-mangroves" TargetMode="External"/><Relationship Id="rId59" Type="http://schemas.openxmlformats.org/officeDocument/2006/relationships/hyperlink" Target="https://doi.org/10.3390/rs13132565" TargetMode="External"/><Relationship Id="rId14" Type="http://schemas.openxmlformats.org/officeDocument/2006/relationships/hyperlink" Target="https://www.unep.org/topics/ocean-seas-and-coasts/blue-ecosystems/mangrove-forests" TargetMode="External"/><Relationship Id="rId58" Type="http://schemas.openxmlformats.org/officeDocument/2006/relationships/hyperlink" Target="https://doi.org/10.3390/s19225020" TargetMode="External"/><Relationship Id="rId17" Type="http://schemas.openxmlformats.org/officeDocument/2006/relationships/hyperlink" Target="https://doi.org/10.1002/aqc.2433" TargetMode="External"/><Relationship Id="rId16" Type="http://schemas.openxmlformats.org/officeDocument/2006/relationships/hyperlink" Target="https://elaw.org/resource/reduction-of-wind-and-swell-waves-by-mangroves" TargetMode="External"/><Relationship Id="rId19" Type="http://schemas.openxmlformats.org/officeDocument/2006/relationships/hyperlink" Target="https://doi.org/10.1016/j.rsma.2023.103207" TargetMode="External"/><Relationship Id="rId18" Type="http://schemas.openxmlformats.org/officeDocument/2006/relationships/hyperlink" Target="https://doi.org/10.1002/aqc.24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mavDY2SYs1H7DPa7/BC5XnFlA==">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